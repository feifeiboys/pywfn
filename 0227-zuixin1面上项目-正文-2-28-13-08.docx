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9CE9A" w14:textId="77777777" w:rsidR="00193F7B" w:rsidRPr="0048256F" w:rsidRDefault="00BF4E65">
      <w:pPr>
        <w:snapToGrid w:val="0"/>
        <w:spacing w:afterLines="50" w:after="156" w:line="440" w:lineRule="exact"/>
        <w:ind w:firstLineChars="200" w:firstLine="643"/>
        <w:jc w:val="center"/>
        <w:rPr>
          <w:rFonts w:ascii="楷体" w:eastAsia="楷体" w:hAnsi="楷体" w:cs="楷体_GB2312"/>
          <w:b/>
          <w:bCs/>
          <w:color w:val="0000FF"/>
          <w:sz w:val="32"/>
          <w:szCs w:val="32"/>
        </w:rPr>
      </w:pPr>
      <w:r w:rsidRPr="0048256F">
        <w:rPr>
          <w:rFonts w:ascii="楷体" w:eastAsia="楷体" w:hAnsi="楷体" w:cs="楷体_GB2312" w:hint="eastAsia"/>
          <w:b/>
          <w:bCs/>
          <w:sz w:val="32"/>
          <w:szCs w:val="32"/>
        </w:rPr>
        <w:t>报告正文</w:t>
      </w:r>
    </w:p>
    <w:p w14:paraId="66C7CD4C" w14:textId="77777777" w:rsidR="00193F7B" w:rsidRPr="0048256F" w:rsidRDefault="00BF4E65">
      <w:pPr>
        <w:snapToGrid w:val="0"/>
        <w:spacing w:afterLines="50" w:after="156" w:line="440" w:lineRule="exact"/>
        <w:ind w:firstLineChars="200" w:firstLine="560"/>
        <w:rPr>
          <w:rFonts w:ascii="楷体" w:eastAsia="楷体" w:hAnsi="楷体"/>
          <w:b/>
          <w:bCs/>
          <w:color w:val="0070C0"/>
          <w:sz w:val="28"/>
          <w:szCs w:val="28"/>
        </w:rPr>
      </w:pPr>
      <w:r w:rsidRPr="0048256F">
        <w:rPr>
          <w:rFonts w:ascii="楷体" w:eastAsia="楷体" w:hAnsi="楷体" w:cs="楷体_GB2312" w:hint="eastAsia"/>
          <w:sz w:val="28"/>
          <w:szCs w:val="28"/>
        </w:rPr>
        <w:t>参照以下提纲撰写，要求内容翔实、清晰，层次分明，标题突出</w:t>
      </w:r>
      <w:r w:rsidRPr="0048256F">
        <w:rPr>
          <w:rFonts w:ascii="楷体" w:eastAsia="楷体" w:hAnsi="楷体" w:cs="楷体_GB2312" w:hint="eastAsia"/>
          <w:iCs/>
          <w:sz w:val="28"/>
          <w:szCs w:val="28"/>
        </w:rPr>
        <w:t>。</w:t>
      </w:r>
      <w:r w:rsidRPr="0048256F">
        <w:rPr>
          <w:rFonts w:ascii="楷体" w:eastAsia="楷体" w:hAnsi="楷体" w:cs="楷体_GB2312" w:hint="eastAsia"/>
          <w:b/>
          <w:iCs/>
          <w:color w:val="0070C0"/>
          <w:sz w:val="28"/>
          <w:szCs w:val="28"/>
        </w:rPr>
        <w:t>请勿删除或改动下述提纲标题及括号中的文字。</w:t>
      </w:r>
    </w:p>
    <w:p w14:paraId="1A1BD745" w14:textId="77777777" w:rsidR="00193F7B" w:rsidRPr="0048256F" w:rsidRDefault="00BF4E65">
      <w:pPr>
        <w:snapToGrid w:val="0"/>
        <w:spacing w:afterLines="50" w:after="156" w:line="440" w:lineRule="exact"/>
        <w:ind w:left="420"/>
        <w:rPr>
          <w:rFonts w:ascii="楷体" w:eastAsia="楷体" w:hAnsi="楷体"/>
          <w:color w:val="0070C0"/>
          <w:sz w:val="28"/>
          <w:szCs w:val="28"/>
        </w:rPr>
      </w:pPr>
      <w:r w:rsidRPr="0048256F">
        <w:rPr>
          <w:rFonts w:ascii="楷体" w:eastAsia="楷体" w:hAnsi="楷体" w:cs="楷体_GB2312" w:hint="eastAsia"/>
          <w:b/>
          <w:bCs/>
          <w:color w:val="0070C0"/>
          <w:sz w:val="28"/>
          <w:szCs w:val="28"/>
        </w:rPr>
        <w:t>（一）立项依据与研究内容</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建议</w:t>
      </w:r>
      <w:r w:rsidRPr="0048256F">
        <w:rPr>
          <w:rFonts w:ascii="楷体" w:eastAsia="楷体" w:hAnsi="楷体" w:cs="楷体_GB2312"/>
          <w:b/>
          <w:bCs/>
          <w:color w:val="0070C0"/>
          <w:sz w:val="28"/>
          <w:szCs w:val="28"/>
        </w:rPr>
        <w:t>8000</w:t>
      </w:r>
      <w:r w:rsidRPr="0048256F">
        <w:rPr>
          <w:rFonts w:ascii="楷体" w:eastAsia="楷体" w:hAnsi="楷体" w:cs="楷体_GB2312" w:hint="eastAsia"/>
          <w:b/>
          <w:bCs/>
          <w:color w:val="0070C0"/>
          <w:sz w:val="28"/>
          <w:szCs w:val="28"/>
        </w:rPr>
        <w:t>字以下</w:t>
      </w:r>
      <w:r w:rsidRPr="0048256F">
        <w:rPr>
          <w:rFonts w:ascii="楷体" w:eastAsia="楷体" w:hAnsi="楷体" w:cs="楷体_GB2312" w:hint="eastAsia"/>
          <w:color w:val="0070C0"/>
          <w:sz w:val="28"/>
          <w:szCs w:val="28"/>
        </w:rPr>
        <w:t>）：</w:t>
      </w:r>
    </w:p>
    <w:p w14:paraId="391E32CE" w14:textId="77777777" w:rsidR="00193F7B" w:rsidRPr="0048256F" w:rsidRDefault="00BF4E65">
      <w:pPr>
        <w:snapToGrid w:val="0"/>
        <w:spacing w:line="440" w:lineRule="exact"/>
        <w:ind w:firstLineChars="196" w:firstLine="549"/>
        <w:rPr>
          <w:rFonts w:ascii="楷体" w:eastAsia="楷体" w:hAnsi="楷体" w:cs="楷体_GB2312"/>
          <w:color w:val="0070C0"/>
          <w:sz w:val="28"/>
          <w:szCs w:val="28"/>
        </w:rPr>
      </w:pPr>
      <w:r w:rsidRPr="0048256F">
        <w:rPr>
          <w:rFonts w:ascii="楷体" w:eastAsia="楷体" w:hAnsi="楷体"/>
          <w:color w:val="0070C0"/>
          <w:sz w:val="28"/>
          <w:szCs w:val="28"/>
        </w:rPr>
        <w:t>1</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项目的立项依据</w:t>
      </w:r>
      <w:r w:rsidRPr="0048256F">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w:t>
      </w:r>
      <w:proofErr w:type="gramStart"/>
      <w:r w:rsidRPr="0048256F">
        <w:rPr>
          <w:rFonts w:ascii="楷体" w:eastAsia="楷体" w:hAnsi="楷体" w:cs="楷体_GB2312" w:hint="eastAsia"/>
          <w:color w:val="0070C0"/>
          <w:sz w:val="28"/>
          <w:szCs w:val="28"/>
        </w:rPr>
        <w:t>附主要</w:t>
      </w:r>
      <w:proofErr w:type="gramEnd"/>
      <w:r w:rsidRPr="0048256F">
        <w:rPr>
          <w:rFonts w:ascii="楷体" w:eastAsia="楷体" w:hAnsi="楷体" w:cs="楷体_GB2312" w:hint="eastAsia"/>
          <w:color w:val="0070C0"/>
          <w:sz w:val="28"/>
          <w:szCs w:val="28"/>
        </w:rPr>
        <w:t>参考文献目录）；</w:t>
      </w:r>
    </w:p>
    <w:p w14:paraId="689BDCA8" w14:textId="38E264DB" w:rsidR="00193F7B" w:rsidRPr="0048256F" w:rsidRDefault="00BF4E65" w:rsidP="001B4687">
      <w:pPr>
        <w:pStyle w:val="TAMainText"/>
        <w:adjustRightInd w:val="0"/>
        <w:snapToGrid w:val="0"/>
        <w:spacing w:after="0" w:line="440" w:lineRule="exact"/>
        <w:ind w:firstLineChars="200" w:firstLine="480"/>
        <w:rPr>
          <w:rFonts w:eastAsia="楷体"/>
          <w:sz w:val="24"/>
        </w:rPr>
      </w:pPr>
      <w:r w:rsidRPr="0048256F">
        <w:rPr>
          <w:rFonts w:eastAsia="楷体"/>
          <w:sz w:val="24"/>
        </w:rPr>
        <w:t>近年来，在光、电和过渡金属催化条件下的自由基反应</w:t>
      </w:r>
      <w:r w:rsidR="00836203" w:rsidRPr="0048256F">
        <w:rPr>
          <w:rFonts w:eastAsia="楷体" w:hint="eastAsia"/>
          <w:sz w:val="24"/>
        </w:rPr>
        <w:t>是</w:t>
      </w:r>
      <w:r w:rsidRPr="0048256F">
        <w:rPr>
          <w:rFonts w:eastAsia="楷体"/>
          <w:sz w:val="24"/>
        </w:rPr>
        <w:t>合成化学</w:t>
      </w:r>
      <w:r w:rsidR="00923144" w:rsidRPr="0048256F">
        <w:rPr>
          <w:rFonts w:eastAsia="楷体"/>
          <w:sz w:val="24"/>
        </w:rPr>
        <w:t>领域</w:t>
      </w:r>
      <w:r w:rsidRPr="0048256F">
        <w:rPr>
          <w:rFonts w:eastAsia="楷体"/>
          <w:sz w:val="24"/>
        </w:rPr>
        <w:t>最热门的研究</w:t>
      </w:r>
      <w:r w:rsidR="00923144" w:rsidRPr="0048256F">
        <w:rPr>
          <w:rFonts w:eastAsia="楷体" w:hint="eastAsia"/>
          <w:sz w:val="24"/>
        </w:rPr>
        <w:t>方向</w:t>
      </w:r>
      <w:r w:rsidRPr="0048256F">
        <w:rPr>
          <w:rFonts w:eastAsia="楷体"/>
          <w:sz w:val="24"/>
        </w:rPr>
        <w:t>之一</w:t>
      </w:r>
      <w:r w:rsidRPr="0048256F">
        <w:rPr>
          <w:rFonts w:eastAsia="楷体"/>
          <w:sz w:val="24"/>
          <w:vertAlign w:val="superscript"/>
        </w:rPr>
        <w:t>[1-6]</w:t>
      </w:r>
      <w:r w:rsidRPr="0048256F">
        <w:rPr>
          <w:rFonts w:eastAsia="楷体"/>
          <w:sz w:val="24"/>
        </w:rPr>
        <w:t>。这些自由基反应的出现为化学学科的发展带来了新机遇，但</w:t>
      </w:r>
      <w:r w:rsidR="002B4F26" w:rsidRPr="0048256F">
        <w:rPr>
          <w:rFonts w:eastAsia="楷体" w:hint="eastAsia"/>
          <w:sz w:val="24"/>
        </w:rPr>
        <w:t>同时</w:t>
      </w:r>
      <w:r w:rsidRPr="0048256F">
        <w:rPr>
          <w:rFonts w:eastAsia="楷体"/>
          <w:sz w:val="24"/>
        </w:rPr>
        <w:t>也为人们理解其反应机制带来了挑战。需要注意的是</w:t>
      </w:r>
      <w:r w:rsidR="00103DCE" w:rsidRPr="0048256F">
        <w:rPr>
          <w:rFonts w:eastAsia="楷体" w:hint="eastAsia"/>
          <w:sz w:val="24"/>
        </w:rPr>
        <w:t>，</w:t>
      </w:r>
      <w:r w:rsidRPr="0048256F">
        <w:rPr>
          <w:rFonts w:eastAsia="楷体"/>
          <w:sz w:val="24"/>
        </w:rPr>
        <w:t>在无光、无电、无金属催化条件下的自由基反应新策略也逐渐引起了化学家们的</w:t>
      </w:r>
      <w:r w:rsidR="002B4F26" w:rsidRPr="0048256F">
        <w:rPr>
          <w:rFonts w:eastAsia="楷体" w:hint="eastAsia"/>
          <w:sz w:val="24"/>
        </w:rPr>
        <w:t>关注</w:t>
      </w:r>
      <w:r w:rsidRPr="0048256F">
        <w:rPr>
          <w:rFonts w:eastAsia="楷体"/>
          <w:sz w:val="24"/>
          <w:vertAlign w:val="superscript"/>
        </w:rPr>
        <w:t>[7-10]</w:t>
      </w:r>
      <w:r w:rsidRPr="0048256F">
        <w:rPr>
          <w:rFonts w:eastAsia="楷体"/>
          <w:sz w:val="24"/>
        </w:rPr>
        <w:t>。有机小分子催化，尤其是氮杂环卡宾（</w:t>
      </w:r>
      <w:r w:rsidRPr="0048256F">
        <w:rPr>
          <w:rFonts w:eastAsia="楷体"/>
          <w:sz w:val="24"/>
        </w:rPr>
        <w:t>NHC</w:t>
      </w:r>
      <w:r w:rsidRPr="0048256F">
        <w:rPr>
          <w:rFonts w:eastAsia="楷体"/>
          <w:sz w:val="24"/>
        </w:rPr>
        <w:t>）催化，是实现自由基生成和</w:t>
      </w:r>
      <w:r w:rsidR="00176D72" w:rsidRPr="0048256F">
        <w:rPr>
          <w:rFonts w:eastAsia="楷体" w:hint="eastAsia"/>
          <w:sz w:val="24"/>
        </w:rPr>
        <w:t>转化</w:t>
      </w:r>
      <w:r w:rsidRPr="0048256F">
        <w:rPr>
          <w:rFonts w:eastAsia="楷体"/>
          <w:sz w:val="24"/>
        </w:rPr>
        <w:t>的一个理想途径</w:t>
      </w:r>
      <w:r w:rsidRPr="0048256F">
        <w:rPr>
          <w:rFonts w:eastAsia="楷体"/>
          <w:sz w:val="24"/>
          <w:vertAlign w:val="superscript"/>
        </w:rPr>
        <w:t>[11-20]</w:t>
      </w:r>
      <w:r w:rsidRPr="0048256F">
        <w:rPr>
          <w:rFonts w:eastAsia="楷体"/>
          <w:sz w:val="24"/>
        </w:rPr>
        <w:t>。</w:t>
      </w:r>
      <w:r w:rsidRPr="0048256F">
        <w:rPr>
          <w:rFonts w:eastAsia="楷体" w:hint="eastAsia"/>
          <w:b/>
          <w:bCs/>
          <w:sz w:val="24"/>
        </w:rPr>
        <w:t>如图</w:t>
      </w:r>
      <w:r w:rsidRPr="0048256F">
        <w:rPr>
          <w:rFonts w:eastAsia="楷体"/>
          <w:b/>
          <w:bCs/>
          <w:sz w:val="24"/>
        </w:rPr>
        <w:t>1</w:t>
      </w:r>
      <w:r w:rsidRPr="0048256F">
        <w:rPr>
          <w:rFonts w:eastAsia="楷体" w:hint="eastAsia"/>
          <w:b/>
          <w:bCs/>
          <w:sz w:val="24"/>
        </w:rPr>
        <w:t>所示，</w:t>
      </w:r>
      <w:r w:rsidRPr="0048256F">
        <w:rPr>
          <w:rFonts w:eastAsia="楷体"/>
          <w:b/>
          <w:bCs/>
          <w:sz w:val="24"/>
        </w:rPr>
        <w:t>NHC</w:t>
      </w:r>
      <w:r w:rsidRPr="0048256F">
        <w:rPr>
          <w:rFonts w:eastAsia="楷体" w:hint="eastAsia"/>
          <w:b/>
          <w:bCs/>
          <w:sz w:val="24"/>
        </w:rPr>
        <w:t>是指含氮原子的五元杂环卡宾</w:t>
      </w:r>
      <w:r w:rsidR="00923144" w:rsidRPr="0048256F">
        <w:rPr>
          <w:rFonts w:eastAsia="楷体" w:hint="eastAsia"/>
          <w:b/>
          <w:bCs/>
          <w:sz w:val="24"/>
        </w:rPr>
        <w:t>化合物</w:t>
      </w:r>
      <w:r w:rsidRPr="0048256F">
        <w:rPr>
          <w:rFonts w:eastAsia="楷体" w:hint="eastAsia"/>
          <w:b/>
          <w:bCs/>
          <w:sz w:val="24"/>
        </w:rPr>
        <w:t>，它能与</w:t>
      </w:r>
      <w:proofErr w:type="gramStart"/>
      <w:r w:rsidRPr="0048256F">
        <w:rPr>
          <w:rFonts w:eastAsia="楷体" w:hint="eastAsia"/>
          <w:b/>
          <w:bCs/>
          <w:sz w:val="24"/>
        </w:rPr>
        <w:t>醛结合</w:t>
      </w:r>
      <w:proofErr w:type="gramEnd"/>
      <w:r w:rsidRPr="0048256F">
        <w:rPr>
          <w:rFonts w:eastAsia="楷体" w:hint="eastAsia"/>
          <w:b/>
          <w:bCs/>
          <w:sz w:val="24"/>
        </w:rPr>
        <w:t>生成</w:t>
      </w:r>
      <w:r w:rsidRPr="0048256F">
        <w:rPr>
          <w:rFonts w:eastAsia="楷体"/>
          <w:b/>
          <w:bCs/>
          <w:sz w:val="24"/>
        </w:rPr>
        <w:t>Breslow</w:t>
      </w:r>
      <w:r w:rsidRPr="0048256F">
        <w:rPr>
          <w:rFonts w:eastAsia="楷体" w:hint="eastAsia"/>
          <w:b/>
          <w:bCs/>
          <w:sz w:val="24"/>
        </w:rPr>
        <w:t>中间体，随后与氧化剂</w:t>
      </w:r>
      <w:r w:rsidR="00103DCE" w:rsidRPr="0048256F">
        <w:rPr>
          <w:rFonts w:eastAsia="楷体" w:hint="eastAsia"/>
          <w:b/>
          <w:bCs/>
          <w:sz w:val="24"/>
        </w:rPr>
        <w:t>（</w:t>
      </w:r>
      <w:r w:rsidR="00103DCE" w:rsidRPr="0048256F">
        <w:rPr>
          <w:rFonts w:eastAsia="楷体" w:hint="eastAsia"/>
          <w:b/>
          <w:bCs/>
          <w:sz w:val="24"/>
        </w:rPr>
        <w:t>Ox</w:t>
      </w:r>
      <w:r w:rsidR="00103DCE" w:rsidRPr="0048256F">
        <w:rPr>
          <w:rFonts w:eastAsia="楷体" w:hint="eastAsia"/>
          <w:b/>
          <w:bCs/>
          <w:sz w:val="24"/>
        </w:rPr>
        <w:t>）</w:t>
      </w:r>
      <w:r w:rsidRPr="0048256F">
        <w:rPr>
          <w:rFonts w:eastAsia="楷体" w:hint="eastAsia"/>
          <w:b/>
          <w:bCs/>
          <w:sz w:val="24"/>
        </w:rPr>
        <w:t>之间发生</w:t>
      </w:r>
      <w:r w:rsidR="00901CFA" w:rsidRPr="0048256F">
        <w:rPr>
          <w:rFonts w:eastAsia="楷体" w:hint="eastAsia"/>
          <w:b/>
          <w:bCs/>
          <w:sz w:val="24"/>
        </w:rPr>
        <w:t>双</w:t>
      </w:r>
      <w:r w:rsidRPr="0048256F">
        <w:rPr>
          <w:rFonts w:eastAsia="楷体" w:hint="eastAsia"/>
          <w:b/>
          <w:bCs/>
          <w:sz w:val="24"/>
        </w:rPr>
        <w:t>电子（对应于</w:t>
      </w:r>
      <w:r w:rsidRPr="0048256F">
        <w:rPr>
          <w:rFonts w:eastAsia="楷体"/>
          <w:b/>
          <w:bCs/>
          <w:sz w:val="24"/>
        </w:rPr>
        <w:t>1H</w:t>
      </w:r>
      <w:r w:rsidRPr="0048256F">
        <w:rPr>
          <w:rFonts w:eastAsia="楷体"/>
          <w:b/>
          <w:bCs/>
          <w:sz w:val="24"/>
          <w:vertAlign w:val="superscript"/>
        </w:rPr>
        <w:t xml:space="preserve">+ </w:t>
      </w:r>
      <w:r w:rsidRPr="0048256F">
        <w:rPr>
          <w:rFonts w:eastAsia="楷体"/>
          <w:b/>
          <w:bCs/>
          <w:sz w:val="24"/>
        </w:rPr>
        <w:t>+ 2e</w:t>
      </w:r>
      <w:r w:rsidRPr="0048256F">
        <w:rPr>
          <w:rFonts w:eastAsia="楷体"/>
          <w:b/>
          <w:bCs/>
          <w:sz w:val="24"/>
          <w:vertAlign w:val="superscript"/>
        </w:rPr>
        <w:t>-</w:t>
      </w:r>
      <w:r w:rsidRPr="0048256F">
        <w:rPr>
          <w:rFonts w:eastAsia="楷体" w:hint="eastAsia"/>
          <w:b/>
          <w:bCs/>
          <w:sz w:val="24"/>
        </w:rPr>
        <w:t>）或单电子（对应于</w:t>
      </w:r>
      <w:r w:rsidRPr="0048256F">
        <w:rPr>
          <w:rFonts w:eastAsia="楷体"/>
          <w:b/>
          <w:bCs/>
          <w:sz w:val="24"/>
        </w:rPr>
        <w:t>1H</w:t>
      </w:r>
      <w:r w:rsidRPr="0048256F">
        <w:rPr>
          <w:rFonts w:eastAsia="楷体"/>
          <w:b/>
          <w:bCs/>
          <w:sz w:val="24"/>
          <w:vertAlign w:val="superscript"/>
        </w:rPr>
        <w:t xml:space="preserve">+ </w:t>
      </w:r>
      <w:r w:rsidRPr="0048256F">
        <w:rPr>
          <w:rFonts w:eastAsia="楷体"/>
          <w:b/>
          <w:bCs/>
          <w:sz w:val="24"/>
        </w:rPr>
        <w:t>+ 1e</w:t>
      </w:r>
      <w:r w:rsidRPr="0048256F">
        <w:rPr>
          <w:rFonts w:eastAsia="楷体"/>
          <w:b/>
          <w:bCs/>
          <w:sz w:val="24"/>
          <w:vertAlign w:val="superscript"/>
        </w:rPr>
        <w:t>-</w:t>
      </w:r>
      <w:r w:rsidRPr="0048256F">
        <w:rPr>
          <w:rFonts w:eastAsia="楷体" w:hint="eastAsia"/>
          <w:b/>
          <w:bCs/>
          <w:sz w:val="24"/>
        </w:rPr>
        <w:t>）转移反应</w:t>
      </w:r>
      <w:r w:rsidRPr="0048256F">
        <w:rPr>
          <w:rFonts w:eastAsia="楷体" w:hint="eastAsia"/>
          <w:sz w:val="24"/>
        </w:rPr>
        <w:t>。值得一提的是，包括我们在内的几个课题组曾对</w:t>
      </w:r>
      <w:r w:rsidRPr="0048256F">
        <w:rPr>
          <w:rFonts w:eastAsia="楷体"/>
          <w:sz w:val="24"/>
        </w:rPr>
        <w:t>NHC</w:t>
      </w:r>
      <w:r w:rsidRPr="0048256F">
        <w:rPr>
          <w:rFonts w:eastAsia="楷体" w:hint="eastAsia"/>
          <w:sz w:val="24"/>
        </w:rPr>
        <w:t>催化氧化</w:t>
      </w:r>
      <w:r w:rsidR="00DD3C72" w:rsidRPr="0048256F">
        <w:rPr>
          <w:rFonts w:eastAsia="楷体" w:hint="eastAsia"/>
          <w:sz w:val="24"/>
        </w:rPr>
        <w:t>双</w:t>
      </w:r>
      <w:r w:rsidRPr="0048256F">
        <w:rPr>
          <w:rFonts w:eastAsia="楷体" w:hint="eastAsia"/>
          <w:sz w:val="24"/>
        </w:rPr>
        <w:t>电子转移反应</w:t>
      </w:r>
      <w:r w:rsidR="006F13F3" w:rsidRPr="0048256F">
        <w:rPr>
          <w:rFonts w:eastAsia="楷体" w:hint="eastAsia"/>
          <w:sz w:val="24"/>
        </w:rPr>
        <w:t>机制</w:t>
      </w:r>
      <w:r w:rsidRPr="0048256F">
        <w:rPr>
          <w:rFonts w:eastAsia="楷体" w:hint="eastAsia"/>
          <w:sz w:val="24"/>
        </w:rPr>
        <w:t>进行过系统</w:t>
      </w:r>
      <w:r w:rsidR="00176D72" w:rsidRPr="0048256F">
        <w:rPr>
          <w:rFonts w:eastAsia="楷体" w:hint="eastAsia"/>
          <w:sz w:val="24"/>
        </w:rPr>
        <w:t>地</w:t>
      </w:r>
      <w:r w:rsidRPr="0048256F">
        <w:rPr>
          <w:rFonts w:eastAsia="楷体" w:hint="eastAsia"/>
          <w:sz w:val="24"/>
        </w:rPr>
        <w:t>理论</w:t>
      </w:r>
      <w:r w:rsidR="006F13F3" w:rsidRPr="0048256F">
        <w:rPr>
          <w:rFonts w:eastAsia="楷体" w:hint="eastAsia"/>
          <w:sz w:val="24"/>
        </w:rPr>
        <w:t>与实验研究</w:t>
      </w:r>
      <w:r w:rsidRPr="0048256F">
        <w:rPr>
          <w:rFonts w:eastAsia="楷体"/>
          <w:sz w:val="24"/>
          <w:vertAlign w:val="superscript"/>
        </w:rPr>
        <w:t>[21-23]</w:t>
      </w:r>
      <w:r w:rsidRPr="0048256F">
        <w:rPr>
          <w:rFonts w:eastAsia="楷体" w:hint="eastAsia"/>
          <w:sz w:val="24"/>
        </w:rPr>
        <w:t>。</w:t>
      </w:r>
      <w:r w:rsidRPr="0048256F">
        <w:rPr>
          <w:rFonts w:eastAsia="楷体"/>
          <w:sz w:val="24"/>
        </w:rPr>
        <w:t>然而，</w:t>
      </w:r>
      <w:r w:rsidR="00103DCE" w:rsidRPr="0048256F">
        <w:rPr>
          <w:rFonts w:eastAsia="楷体" w:hint="eastAsia"/>
          <w:sz w:val="24"/>
        </w:rPr>
        <w:t>N</w:t>
      </w:r>
      <w:r w:rsidR="00103DCE" w:rsidRPr="0048256F">
        <w:rPr>
          <w:rFonts w:eastAsia="楷体"/>
          <w:sz w:val="24"/>
        </w:rPr>
        <w:t>HC</w:t>
      </w:r>
      <w:r w:rsidR="00103DCE" w:rsidRPr="0048256F">
        <w:rPr>
          <w:rFonts w:eastAsia="楷体" w:hint="eastAsia"/>
          <w:sz w:val="24"/>
        </w:rPr>
        <w:t>催化氧化</w:t>
      </w:r>
      <w:r w:rsidRPr="0048256F">
        <w:rPr>
          <w:rFonts w:eastAsia="楷体"/>
          <w:sz w:val="24"/>
        </w:rPr>
        <w:t>单电子</w:t>
      </w:r>
      <w:r w:rsidR="00103DCE" w:rsidRPr="0048256F">
        <w:rPr>
          <w:rFonts w:eastAsia="楷体"/>
          <w:sz w:val="24"/>
        </w:rPr>
        <w:t>转移</w:t>
      </w:r>
      <w:r w:rsidR="00FF2CD9" w:rsidRPr="0048256F">
        <w:rPr>
          <w:rFonts w:eastAsia="楷体"/>
          <w:sz w:val="24"/>
        </w:rPr>
        <w:t>（</w:t>
      </w:r>
      <w:r w:rsidR="00FF2CD9" w:rsidRPr="0048256F">
        <w:rPr>
          <w:rFonts w:eastAsia="楷体"/>
          <w:sz w:val="24"/>
        </w:rPr>
        <w:t>SET</w:t>
      </w:r>
      <w:r w:rsidR="00FF2CD9" w:rsidRPr="0048256F">
        <w:rPr>
          <w:rFonts w:eastAsia="楷体"/>
          <w:sz w:val="24"/>
        </w:rPr>
        <w:t>）</w:t>
      </w:r>
      <w:r w:rsidR="00103DCE" w:rsidRPr="0048256F">
        <w:rPr>
          <w:rFonts w:eastAsia="楷体" w:hint="eastAsia"/>
          <w:sz w:val="24"/>
        </w:rPr>
        <w:t>反应</w:t>
      </w:r>
      <w:r w:rsidR="00176D72" w:rsidRPr="0048256F">
        <w:rPr>
          <w:rFonts w:eastAsia="楷体" w:hint="eastAsia"/>
          <w:sz w:val="24"/>
        </w:rPr>
        <w:t>的反应机理</w:t>
      </w:r>
      <w:r w:rsidR="00FF2CD9" w:rsidRPr="0048256F">
        <w:rPr>
          <w:rFonts w:eastAsia="楷体" w:hint="eastAsia"/>
          <w:sz w:val="24"/>
        </w:rPr>
        <w:t>至今</w:t>
      </w:r>
      <w:r w:rsidRPr="0048256F">
        <w:rPr>
          <w:rFonts w:eastAsia="楷体"/>
          <w:sz w:val="24"/>
        </w:rPr>
        <w:t>仍</w:t>
      </w:r>
      <w:r w:rsidR="00057DFD" w:rsidRPr="0048256F">
        <w:rPr>
          <w:rFonts w:eastAsia="楷体" w:hint="eastAsia"/>
          <w:sz w:val="24"/>
        </w:rPr>
        <w:t>不清楚</w:t>
      </w:r>
      <w:r w:rsidRPr="0048256F">
        <w:rPr>
          <w:rFonts w:eastAsia="楷体"/>
          <w:sz w:val="24"/>
        </w:rPr>
        <w:t>，所以深入地</w:t>
      </w:r>
      <w:r w:rsidR="00057DFD" w:rsidRPr="0048256F">
        <w:rPr>
          <w:rFonts w:eastAsia="楷体" w:hint="eastAsia"/>
          <w:sz w:val="24"/>
        </w:rPr>
        <w:t>研究</w:t>
      </w:r>
      <w:r w:rsidR="00057DFD" w:rsidRPr="0048256F">
        <w:rPr>
          <w:rFonts w:eastAsia="楷体" w:hint="eastAsia"/>
          <w:sz w:val="24"/>
        </w:rPr>
        <w:t>N</w:t>
      </w:r>
      <w:r w:rsidR="00057DFD" w:rsidRPr="0048256F">
        <w:rPr>
          <w:rFonts w:eastAsia="楷体"/>
          <w:sz w:val="24"/>
        </w:rPr>
        <w:t>HC</w:t>
      </w:r>
      <w:r w:rsidRPr="0048256F">
        <w:rPr>
          <w:rFonts w:eastAsia="楷体"/>
          <w:sz w:val="24"/>
        </w:rPr>
        <w:t>催化剂</w:t>
      </w:r>
      <w:proofErr w:type="gramStart"/>
      <w:r w:rsidRPr="0048256F">
        <w:rPr>
          <w:rFonts w:eastAsia="楷体"/>
          <w:sz w:val="24"/>
        </w:rPr>
        <w:t>介</w:t>
      </w:r>
      <w:proofErr w:type="gramEnd"/>
      <w:r w:rsidRPr="0048256F">
        <w:rPr>
          <w:rFonts w:eastAsia="楷体"/>
          <w:sz w:val="24"/>
        </w:rPr>
        <w:t>导</w:t>
      </w:r>
      <w:r w:rsidR="00FF2CD9" w:rsidRPr="0048256F">
        <w:rPr>
          <w:rFonts w:eastAsia="楷体" w:hint="eastAsia"/>
          <w:sz w:val="24"/>
        </w:rPr>
        <w:t>S</w:t>
      </w:r>
      <w:r w:rsidR="00FF2CD9" w:rsidRPr="0048256F">
        <w:rPr>
          <w:rFonts w:eastAsia="楷体"/>
          <w:sz w:val="24"/>
        </w:rPr>
        <w:t>ET</w:t>
      </w:r>
      <w:r w:rsidR="00FF2CD9" w:rsidRPr="0048256F">
        <w:rPr>
          <w:rFonts w:eastAsia="楷体" w:hint="eastAsia"/>
          <w:sz w:val="24"/>
        </w:rPr>
        <w:t>反应机制</w:t>
      </w:r>
      <w:r w:rsidRPr="0048256F">
        <w:rPr>
          <w:rFonts w:eastAsia="楷体"/>
          <w:sz w:val="24"/>
        </w:rPr>
        <w:t>对于</w:t>
      </w:r>
      <w:r w:rsidR="001B4687" w:rsidRPr="0048256F">
        <w:rPr>
          <w:rFonts w:eastAsia="楷体" w:hint="eastAsia"/>
          <w:sz w:val="24"/>
        </w:rPr>
        <w:t>氮杂环</w:t>
      </w:r>
      <w:r w:rsidRPr="0048256F">
        <w:rPr>
          <w:rFonts w:eastAsia="楷体"/>
          <w:sz w:val="24"/>
        </w:rPr>
        <w:t>卡宾催化化学</w:t>
      </w:r>
      <w:r w:rsidR="00FF2CD9" w:rsidRPr="0048256F">
        <w:rPr>
          <w:rFonts w:eastAsia="楷体" w:hint="eastAsia"/>
          <w:sz w:val="24"/>
        </w:rPr>
        <w:t>的</w:t>
      </w:r>
      <w:r w:rsidR="00FF2CD9" w:rsidRPr="0048256F">
        <w:rPr>
          <w:rFonts w:eastAsia="楷体"/>
          <w:sz w:val="24"/>
        </w:rPr>
        <w:t>发展</w:t>
      </w:r>
      <w:r w:rsidRPr="0048256F">
        <w:rPr>
          <w:rFonts w:eastAsia="楷体"/>
          <w:sz w:val="24"/>
        </w:rPr>
        <w:t>是至关重要的，</w:t>
      </w:r>
      <w:r w:rsidR="00103DCE" w:rsidRPr="0048256F">
        <w:rPr>
          <w:rFonts w:eastAsia="楷体" w:hint="eastAsia"/>
          <w:sz w:val="24"/>
        </w:rPr>
        <w:t>而且</w:t>
      </w:r>
      <w:r w:rsidRPr="0048256F">
        <w:rPr>
          <w:rFonts w:eastAsia="楷体"/>
          <w:sz w:val="24"/>
        </w:rPr>
        <w:t>这些</w:t>
      </w:r>
      <w:r w:rsidR="00CD1DC6" w:rsidRPr="0048256F">
        <w:rPr>
          <w:rFonts w:eastAsia="楷体" w:hint="eastAsia"/>
          <w:sz w:val="24"/>
        </w:rPr>
        <w:t>S</w:t>
      </w:r>
      <w:r w:rsidR="00CD1DC6" w:rsidRPr="0048256F">
        <w:rPr>
          <w:rFonts w:eastAsia="楷体"/>
          <w:sz w:val="24"/>
        </w:rPr>
        <w:t>ET</w:t>
      </w:r>
      <w:r w:rsidRPr="0048256F">
        <w:rPr>
          <w:rFonts w:eastAsia="楷体"/>
          <w:sz w:val="24"/>
        </w:rPr>
        <w:t>反应模型与机制的</w:t>
      </w:r>
      <w:r w:rsidR="00103DCE" w:rsidRPr="0048256F">
        <w:rPr>
          <w:rFonts w:eastAsia="楷体" w:hint="eastAsia"/>
          <w:sz w:val="24"/>
        </w:rPr>
        <w:t>探究</w:t>
      </w:r>
      <w:r w:rsidRPr="0048256F">
        <w:rPr>
          <w:rFonts w:eastAsia="楷体"/>
          <w:sz w:val="24"/>
        </w:rPr>
        <w:t>对于</w:t>
      </w:r>
      <w:r w:rsidR="00FF2CD9" w:rsidRPr="0048256F">
        <w:rPr>
          <w:rFonts w:eastAsia="楷体" w:hint="eastAsia"/>
          <w:sz w:val="24"/>
        </w:rPr>
        <w:t>设计新的</w:t>
      </w:r>
      <w:r w:rsidRPr="0048256F">
        <w:rPr>
          <w:rFonts w:eastAsia="楷体"/>
          <w:sz w:val="24"/>
        </w:rPr>
        <w:t>自由基反应策略是非常必要的。</w:t>
      </w:r>
    </w:p>
    <w:bookmarkStart w:id="0" w:name="_Hlk88938837"/>
    <w:p w14:paraId="3E6D0334" w14:textId="05151A3C" w:rsidR="00193F7B" w:rsidRPr="0048256F" w:rsidRDefault="00901CFA">
      <w:pPr>
        <w:pStyle w:val="TAMainText"/>
        <w:adjustRightInd w:val="0"/>
        <w:snapToGrid w:val="0"/>
        <w:spacing w:after="0" w:line="360" w:lineRule="auto"/>
        <w:jc w:val="center"/>
        <w:rPr>
          <w:sz w:val="24"/>
        </w:rPr>
      </w:pPr>
      <w:r w:rsidRPr="0048256F">
        <w:rPr>
          <w:sz w:val="24"/>
        </w:rPr>
        <w:object w:dxaOrig="7989" w:dyaOrig="2503" w14:anchorId="35A635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25pt;height:125.25pt" o:ole="">
            <v:imagedata r:id="rId9" o:title=""/>
          </v:shape>
          <o:OLEObject Type="Embed" ProgID="ChemDraw.Document.6.0" ShapeID="_x0000_i1025" DrawAspect="Content" ObjectID="_1707558878" r:id="rId10"/>
        </w:object>
      </w:r>
      <w:bookmarkEnd w:id="0"/>
    </w:p>
    <w:p w14:paraId="7720CA7D" w14:textId="405D2128" w:rsidR="00193F7B" w:rsidRPr="0048256F" w:rsidRDefault="00BF4E65" w:rsidP="001F65C0">
      <w:pPr>
        <w:pStyle w:val="TAMainText"/>
        <w:adjustRightInd w:val="0"/>
        <w:snapToGrid w:val="0"/>
        <w:spacing w:after="0" w:line="440" w:lineRule="exact"/>
        <w:jc w:val="center"/>
        <w:rPr>
          <w:rFonts w:eastAsia="楷体"/>
          <w:sz w:val="24"/>
        </w:rPr>
      </w:pPr>
      <w:r w:rsidRPr="0048256F">
        <w:rPr>
          <w:rFonts w:eastAsia="楷体"/>
          <w:sz w:val="24"/>
        </w:rPr>
        <w:t>图</w:t>
      </w:r>
      <w:r w:rsidRPr="0048256F">
        <w:rPr>
          <w:rFonts w:eastAsia="楷体"/>
          <w:sz w:val="24"/>
        </w:rPr>
        <w:t>1</w:t>
      </w:r>
      <w:r w:rsidRPr="0048256F">
        <w:rPr>
          <w:rFonts w:eastAsia="楷体"/>
          <w:bCs/>
          <w:sz w:val="24"/>
        </w:rPr>
        <w:t xml:space="preserve">. </w:t>
      </w:r>
      <w:r w:rsidRPr="0048256F">
        <w:rPr>
          <w:rFonts w:eastAsia="楷体"/>
          <w:sz w:val="24"/>
        </w:rPr>
        <w:t>NHC</w:t>
      </w:r>
      <w:r w:rsidRPr="0048256F">
        <w:rPr>
          <w:rFonts w:eastAsia="楷体"/>
          <w:sz w:val="24"/>
        </w:rPr>
        <w:t>催化氧化</w:t>
      </w:r>
      <w:r w:rsidR="00901CFA" w:rsidRPr="0048256F">
        <w:rPr>
          <w:rFonts w:eastAsia="楷体" w:hint="eastAsia"/>
          <w:sz w:val="24"/>
        </w:rPr>
        <w:t>双</w:t>
      </w:r>
      <w:r w:rsidRPr="0048256F">
        <w:rPr>
          <w:rFonts w:eastAsia="楷体"/>
          <w:sz w:val="24"/>
        </w:rPr>
        <w:t>/</w:t>
      </w:r>
      <w:r w:rsidRPr="0048256F">
        <w:rPr>
          <w:rFonts w:eastAsia="楷体"/>
          <w:sz w:val="24"/>
        </w:rPr>
        <w:t>单电子转移反应</w:t>
      </w:r>
      <w:r w:rsidR="005D00D1" w:rsidRPr="0048256F">
        <w:rPr>
          <w:rFonts w:eastAsia="楷体" w:hint="eastAsia"/>
          <w:sz w:val="24"/>
        </w:rPr>
        <w:t>模型</w:t>
      </w:r>
    </w:p>
    <w:p w14:paraId="39A887C5" w14:textId="77777777" w:rsidR="005237D5" w:rsidRPr="0048256F" w:rsidRDefault="005237D5" w:rsidP="005237D5">
      <w:pPr>
        <w:pStyle w:val="TAMainText"/>
        <w:adjustRightInd w:val="0"/>
        <w:snapToGrid w:val="0"/>
        <w:spacing w:after="0" w:line="440" w:lineRule="exact"/>
        <w:ind w:left="1" w:firstLineChars="200" w:firstLine="480"/>
        <w:rPr>
          <w:rFonts w:eastAsia="楷体"/>
          <w:sz w:val="24"/>
        </w:rPr>
      </w:pPr>
    </w:p>
    <w:p w14:paraId="4F1C5931" w14:textId="624B266C" w:rsidR="00873427" w:rsidRPr="0048256F" w:rsidRDefault="00BF4E65" w:rsidP="009A21A3">
      <w:pPr>
        <w:pStyle w:val="TAMainText"/>
        <w:adjustRightInd w:val="0"/>
        <w:snapToGrid w:val="0"/>
        <w:spacing w:after="0" w:line="440" w:lineRule="exact"/>
        <w:ind w:left="1" w:firstLineChars="200" w:firstLine="480"/>
        <w:rPr>
          <w:rFonts w:eastAsia="楷体"/>
          <w:b/>
          <w:bCs/>
          <w:sz w:val="24"/>
        </w:rPr>
      </w:pPr>
      <w:r w:rsidRPr="0048256F">
        <w:rPr>
          <w:rFonts w:eastAsia="楷体"/>
          <w:sz w:val="24"/>
        </w:rPr>
        <w:t>NHC</w:t>
      </w:r>
      <w:r w:rsidRPr="0048256F">
        <w:rPr>
          <w:rFonts w:eastAsia="楷体"/>
          <w:sz w:val="24"/>
        </w:rPr>
        <w:t>催化的涉及</w:t>
      </w:r>
      <w:r w:rsidR="00CD1DC6" w:rsidRPr="0048256F">
        <w:rPr>
          <w:rFonts w:eastAsia="楷体"/>
          <w:sz w:val="24"/>
        </w:rPr>
        <w:t>SET</w:t>
      </w:r>
      <w:r w:rsidRPr="0048256F">
        <w:rPr>
          <w:rFonts w:eastAsia="楷体"/>
          <w:sz w:val="24"/>
        </w:rPr>
        <w:t>过程的自由基反应已经在实验上得到了显著</w:t>
      </w:r>
      <w:r w:rsidR="00521688" w:rsidRPr="0048256F">
        <w:rPr>
          <w:rFonts w:eastAsia="楷体" w:hint="eastAsia"/>
          <w:sz w:val="24"/>
        </w:rPr>
        <w:t>的</w:t>
      </w:r>
      <w:r w:rsidRPr="0048256F">
        <w:rPr>
          <w:rFonts w:eastAsia="楷体"/>
          <w:sz w:val="24"/>
        </w:rPr>
        <w:t>发展</w:t>
      </w:r>
      <w:r w:rsidRPr="0048256F">
        <w:rPr>
          <w:rFonts w:eastAsia="楷体"/>
          <w:sz w:val="24"/>
          <w:vertAlign w:val="superscript"/>
        </w:rPr>
        <w:lastRenderedPageBreak/>
        <w:t>[11-20]</w:t>
      </w:r>
      <w:r w:rsidR="00057DFD" w:rsidRPr="0048256F">
        <w:rPr>
          <w:rFonts w:eastAsia="楷体" w:hint="eastAsia"/>
          <w:sz w:val="24"/>
        </w:rPr>
        <w:t>，</w:t>
      </w:r>
      <w:r w:rsidRPr="0048256F">
        <w:rPr>
          <w:rFonts w:eastAsia="楷体"/>
          <w:sz w:val="24"/>
        </w:rPr>
        <w:t>但自由基</w:t>
      </w:r>
      <w:r w:rsidR="00057DFD" w:rsidRPr="0048256F">
        <w:rPr>
          <w:rFonts w:eastAsia="楷体" w:hint="eastAsia"/>
          <w:sz w:val="24"/>
        </w:rPr>
        <w:t>的</w:t>
      </w:r>
      <w:r w:rsidRPr="0048256F">
        <w:rPr>
          <w:rFonts w:eastAsia="楷体"/>
          <w:sz w:val="24"/>
        </w:rPr>
        <w:t>生成机制</w:t>
      </w:r>
      <w:r w:rsidR="00B75D83" w:rsidRPr="0048256F">
        <w:rPr>
          <w:rFonts w:eastAsia="楷体" w:hint="eastAsia"/>
          <w:sz w:val="24"/>
        </w:rPr>
        <w:t>还</w:t>
      </w:r>
      <w:r w:rsidR="00637B26" w:rsidRPr="0048256F">
        <w:rPr>
          <w:rFonts w:eastAsia="楷体" w:hint="eastAsia"/>
          <w:sz w:val="24"/>
        </w:rPr>
        <w:t>不明确</w:t>
      </w:r>
      <w:r w:rsidRPr="0048256F">
        <w:rPr>
          <w:rFonts w:eastAsia="楷体"/>
          <w:sz w:val="24"/>
        </w:rPr>
        <w:t>。自</w:t>
      </w:r>
      <w:r w:rsidRPr="0048256F">
        <w:rPr>
          <w:rFonts w:eastAsia="楷体"/>
          <w:kern w:val="0"/>
          <w:sz w:val="24"/>
        </w:rPr>
        <w:t>Studer</w:t>
      </w:r>
      <w:r w:rsidRPr="0048256F">
        <w:rPr>
          <w:rFonts w:eastAsia="楷体"/>
          <w:sz w:val="24"/>
        </w:rPr>
        <w:t>和同事在</w:t>
      </w:r>
      <w:r w:rsidRPr="0048256F">
        <w:rPr>
          <w:rFonts w:eastAsia="楷体"/>
          <w:sz w:val="24"/>
        </w:rPr>
        <w:t>2008</w:t>
      </w:r>
      <w:r w:rsidRPr="0048256F">
        <w:rPr>
          <w:rFonts w:eastAsia="楷体"/>
          <w:sz w:val="24"/>
        </w:rPr>
        <w:t>年报道</w:t>
      </w:r>
      <w:r w:rsidRPr="0048256F">
        <w:rPr>
          <w:rFonts w:eastAsia="楷体"/>
          <w:sz w:val="24"/>
        </w:rPr>
        <w:t>Breslow</w:t>
      </w:r>
      <w:r w:rsidRPr="0048256F">
        <w:rPr>
          <w:rFonts w:eastAsia="楷体"/>
          <w:sz w:val="24"/>
        </w:rPr>
        <w:t>中间体和氧化剂</w:t>
      </w:r>
      <w:r w:rsidRPr="0048256F">
        <w:rPr>
          <w:rFonts w:eastAsia="楷体"/>
          <w:sz w:val="24"/>
        </w:rPr>
        <w:t>2,2,6,6-</w:t>
      </w:r>
      <w:r w:rsidRPr="0048256F">
        <w:rPr>
          <w:rFonts w:eastAsia="楷体"/>
          <w:sz w:val="24"/>
        </w:rPr>
        <w:t>四甲基哌啶</w:t>
      </w:r>
      <w:r w:rsidRPr="0048256F">
        <w:rPr>
          <w:rFonts w:eastAsia="楷体"/>
          <w:sz w:val="24"/>
        </w:rPr>
        <w:t>1-</w:t>
      </w:r>
      <w:r w:rsidRPr="0048256F">
        <w:rPr>
          <w:rFonts w:eastAsia="楷体"/>
          <w:sz w:val="24"/>
        </w:rPr>
        <w:t>氧基（</w:t>
      </w:r>
      <w:r w:rsidRPr="0048256F">
        <w:rPr>
          <w:rFonts w:eastAsia="楷体"/>
          <w:sz w:val="24"/>
        </w:rPr>
        <w:t>TEMPO</w:t>
      </w:r>
      <w:r w:rsidRPr="0048256F">
        <w:rPr>
          <w:rFonts w:eastAsia="楷体"/>
          <w:sz w:val="24"/>
        </w:rPr>
        <w:t>）之间发生</w:t>
      </w:r>
      <w:r w:rsidR="00CD1DC6" w:rsidRPr="0048256F">
        <w:rPr>
          <w:rFonts w:eastAsia="楷体" w:hint="eastAsia"/>
          <w:sz w:val="24"/>
        </w:rPr>
        <w:t>S</w:t>
      </w:r>
      <w:r w:rsidR="00CD1DC6" w:rsidRPr="0048256F">
        <w:rPr>
          <w:rFonts w:eastAsia="楷体"/>
          <w:sz w:val="24"/>
        </w:rPr>
        <w:t>ET</w:t>
      </w:r>
      <w:r w:rsidRPr="0048256F">
        <w:rPr>
          <w:rFonts w:eastAsia="楷体"/>
          <w:sz w:val="24"/>
        </w:rPr>
        <w:t>反应之后</w:t>
      </w:r>
      <w:r w:rsidRPr="0048256F">
        <w:rPr>
          <w:rFonts w:eastAsia="楷体"/>
          <w:sz w:val="24"/>
          <w:vertAlign w:val="superscript"/>
        </w:rPr>
        <w:t>[24]</w:t>
      </w:r>
      <w:r w:rsidRPr="0048256F">
        <w:rPr>
          <w:rFonts w:eastAsia="楷体"/>
          <w:sz w:val="24"/>
        </w:rPr>
        <w:t>，一系列自由基交叉偶联反应涌现了出来，这些反应可实现原位生成的双自由基交叉重组</w:t>
      </w:r>
      <w:r w:rsidR="001B4687" w:rsidRPr="0048256F">
        <w:rPr>
          <w:rFonts w:eastAsia="楷体" w:hint="eastAsia"/>
          <w:sz w:val="24"/>
        </w:rPr>
        <w:t>构建</w:t>
      </w:r>
      <w:r w:rsidRPr="0048256F">
        <w:rPr>
          <w:rFonts w:eastAsia="楷体"/>
          <w:sz w:val="24"/>
        </w:rPr>
        <w:t>新的</w:t>
      </w:r>
      <w:r w:rsidRPr="0048256F">
        <w:rPr>
          <w:rFonts w:eastAsia="楷体"/>
          <w:sz w:val="24"/>
        </w:rPr>
        <w:t>C-C</w:t>
      </w:r>
      <w:r w:rsidRPr="0048256F">
        <w:rPr>
          <w:rFonts w:eastAsia="楷体"/>
          <w:sz w:val="24"/>
        </w:rPr>
        <w:t>键，极大地</w:t>
      </w:r>
      <w:r w:rsidR="00C50A0C" w:rsidRPr="0048256F">
        <w:rPr>
          <w:rFonts w:eastAsia="楷体"/>
          <w:sz w:val="24"/>
        </w:rPr>
        <w:t>拓展</w:t>
      </w:r>
      <w:r w:rsidRPr="0048256F">
        <w:rPr>
          <w:rFonts w:eastAsia="楷体"/>
          <w:sz w:val="24"/>
        </w:rPr>
        <w:t>了</w:t>
      </w:r>
      <w:r w:rsidRPr="0048256F">
        <w:rPr>
          <w:rFonts w:eastAsia="楷体"/>
          <w:sz w:val="24"/>
        </w:rPr>
        <w:t>NHC</w:t>
      </w:r>
      <w:r w:rsidRPr="0048256F">
        <w:rPr>
          <w:rFonts w:eastAsia="楷体"/>
          <w:sz w:val="24"/>
        </w:rPr>
        <w:t>催化反应的</w:t>
      </w:r>
      <w:r w:rsidR="00C50A0C" w:rsidRPr="0048256F">
        <w:rPr>
          <w:rFonts w:eastAsia="楷体" w:hint="eastAsia"/>
          <w:sz w:val="24"/>
        </w:rPr>
        <w:t>多样性</w:t>
      </w:r>
      <w:r w:rsidRPr="0048256F">
        <w:rPr>
          <w:rFonts w:eastAsia="楷体"/>
          <w:sz w:val="24"/>
        </w:rPr>
        <w:t>。</w:t>
      </w:r>
      <w:r w:rsidR="00CD1DC6" w:rsidRPr="0048256F">
        <w:rPr>
          <w:rFonts w:eastAsia="楷体" w:hint="eastAsia"/>
          <w:sz w:val="24"/>
        </w:rPr>
        <w:t>2</w:t>
      </w:r>
      <w:r w:rsidR="00CD1DC6" w:rsidRPr="0048256F">
        <w:rPr>
          <w:rFonts w:eastAsia="楷体"/>
          <w:sz w:val="24"/>
        </w:rPr>
        <w:t>016</w:t>
      </w:r>
      <w:r w:rsidR="00CD1DC6" w:rsidRPr="0048256F">
        <w:rPr>
          <w:rFonts w:eastAsia="楷体" w:hint="eastAsia"/>
          <w:sz w:val="24"/>
        </w:rPr>
        <w:t>年</w:t>
      </w:r>
      <w:r w:rsidR="00CD1DC6" w:rsidRPr="0048256F">
        <w:rPr>
          <w:rFonts w:eastAsia="楷体"/>
          <w:sz w:val="24"/>
        </w:rPr>
        <w:t>，</w:t>
      </w:r>
      <w:r w:rsidR="00CD1DC6" w:rsidRPr="0048256F">
        <w:rPr>
          <w:rFonts w:eastAsia="楷体"/>
          <w:sz w:val="24"/>
        </w:rPr>
        <w:t>Chi</w:t>
      </w:r>
      <w:r w:rsidR="00CD1DC6" w:rsidRPr="0048256F">
        <w:rPr>
          <w:rFonts w:eastAsia="楷体"/>
          <w:sz w:val="24"/>
        </w:rPr>
        <w:t>等人报道了一个</w:t>
      </w:r>
      <w:r w:rsidR="00CD1DC6" w:rsidRPr="0048256F">
        <w:rPr>
          <w:rFonts w:eastAsia="楷体"/>
          <w:sz w:val="24"/>
        </w:rPr>
        <w:t>NHC</w:t>
      </w:r>
      <w:r w:rsidR="00CD1DC6" w:rsidRPr="0048256F">
        <w:rPr>
          <w:rFonts w:eastAsia="楷体"/>
          <w:sz w:val="24"/>
        </w:rPr>
        <w:t>催化硝基苄基溴与酮还原</w:t>
      </w:r>
      <w:r w:rsidR="00CD1DC6" w:rsidRPr="0048256F">
        <w:rPr>
          <w:rFonts w:eastAsia="楷体" w:hint="eastAsia"/>
          <w:sz w:val="24"/>
        </w:rPr>
        <w:t>的自由基</w:t>
      </w:r>
      <w:r w:rsidR="00CD1DC6" w:rsidRPr="0048256F">
        <w:rPr>
          <w:rFonts w:eastAsia="楷体"/>
          <w:sz w:val="24"/>
        </w:rPr>
        <w:t>偶联反应</w:t>
      </w:r>
      <w:r w:rsidR="00CD1DC6" w:rsidRPr="0048256F">
        <w:rPr>
          <w:rFonts w:eastAsia="楷体"/>
          <w:sz w:val="24"/>
          <w:vertAlign w:val="superscript"/>
        </w:rPr>
        <w:t>[13]</w:t>
      </w:r>
      <w:r w:rsidR="00CD1DC6" w:rsidRPr="0048256F">
        <w:rPr>
          <w:rFonts w:eastAsia="楷体"/>
          <w:sz w:val="24"/>
        </w:rPr>
        <w:t>。随</w:t>
      </w:r>
      <w:r w:rsidRPr="0048256F">
        <w:rPr>
          <w:rFonts w:eastAsia="楷体"/>
          <w:sz w:val="24"/>
        </w:rPr>
        <w:t>后，</w:t>
      </w:r>
      <w:r w:rsidRPr="0048256F">
        <w:rPr>
          <w:rFonts w:eastAsia="楷体"/>
          <w:sz w:val="24"/>
        </w:rPr>
        <w:t>Ohmiya</w:t>
      </w:r>
      <w:r w:rsidRPr="0048256F">
        <w:rPr>
          <w:rFonts w:eastAsia="楷体"/>
          <w:sz w:val="24"/>
        </w:rPr>
        <w:t>和同事报道了一系列</w:t>
      </w:r>
      <w:r w:rsidRPr="0048256F">
        <w:rPr>
          <w:rFonts w:eastAsia="楷体"/>
          <w:sz w:val="24"/>
        </w:rPr>
        <w:t>NHC</w:t>
      </w:r>
      <w:r w:rsidRPr="0048256F">
        <w:rPr>
          <w:rFonts w:eastAsia="楷体"/>
          <w:sz w:val="24"/>
        </w:rPr>
        <w:t>催化的醛和</w:t>
      </w:r>
      <w:r w:rsidRPr="0048256F">
        <w:rPr>
          <w:rFonts w:eastAsia="楷体"/>
          <w:sz w:val="24"/>
        </w:rPr>
        <w:t>N-</w:t>
      </w:r>
      <w:r w:rsidRPr="0048256F">
        <w:rPr>
          <w:rFonts w:eastAsia="楷体"/>
          <w:sz w:val="24"/>
        </w:rPr>
        <w:t>羟基邻苯二甲酰亚胺</w:t>
      </w:r>
      <w:r w:rsidR="00F067D5" w:rsidRPr="0048256F">
        <w:rPr>
          <w:rFonts w:eastAsia="楷体" w:hint="eastAsia"/>
          <w:sz w:val="24"/>
        </w:rPr>
        <w:t>（</w:t>
      </w:r>
      <w:r w:rsidRPr="0048256F">
        <w:rPr>
          <w:rFonts w:eastAsia="楷体"/>
          <w:sz w:val="24"/>
        </w:rPr>
        <w:t>NHPI</w:t>
      </w:r>
      <w:r w:rsidR="00F067D5" w:rsidRPr="0048256F">
        <w:rPr>
          <w:rFonts w:eastAsia="楷体" w:hint="eastAsia"/>
          <w:sz w:val="24"/>
        </w:rPr>
        <w:t>）</w:t>
      </w:r>
      <w:r w:rsidRPr="0048256F">
        <w:rPr>
          <w:rFonts w:eastAsia="楷体"/>
          <w:sz w:val="24"/>
        </w:rPr>
        <w:t>酯的自由基偶联反应</w:t>
      </w:r>
      <w:r w:rsidRPr="0048256F">
        <w:rPr>
          <w:rFonts w:eastAsia="楷体"/>
          <w:sz w:val="24"/>
          <w:vertAlign w:val="superscript"/>
        </w:rPr>
        <w:t>[17-20]</w:t>
      </w:r>
      <w:r w:rsidRPr="0048256F">
        <w:rPr>
          <w:rFonts w:eastAsia="楷体"/>
          <w:sz w:val="24"/>
        </w:rPr>
        <w:t>。最近，</w:t>
      </w:r>
      <w:r w:rsidRPr="0048256F">
        <w:rPr>
          <w:rFonts w:eastAsia="楷体"/>
          <w:sz w:val="24"/>
        </w:rPr>
        <w:t>Hong</w:t>
      </w:r>
      <w:r w:rsidRPr="0048256F">
        <w:rPr>
          <w:rFonts w:eastAsia="楷体"/>
          <w:sz w:val="24"/>
        </w:rPr>
        <w:t>等人报道了</w:t>
      </w:r>
      <w:r w:rsidRPr="0048256F">
        <w:rPr>
          <w:rFonts w:eastAsia="楷体"/>
          <w:sz w:val="24"/>
        </w:rPr>
        <w:t>NHC</w:t>
      </w:r>
      <w:r w:rsidRPr="0048256F">
        <w:rPr>
          <w:rFonts w:eastAsia="楷体"/>
          <w:sz w:val="24"/>
        </w:rPr>
        <w:t>催化醛与</w:t>
      </w:r>
      <w:r w:rsidRPr="0048256F">
        <w:rPr>
          <w:rFonts w:eastAsia="楷体"/>
          <w:sz w:val="24"/>
        </w:rPr>
        <w:t>Katritzky</w:t>
      </w:r>
      <w:r w:rsidRPr="0048256F">
        <w:rPr>
          <w:rFonts w:eastAsia="楷体"/>
          <w:sz w:val="24"/>
        </w:rPr>
        <w:t>吡啶盐的</w:t>
      </w:r>
      <w:r w:rsidR="001B4687" w:rsidRPr="0048256F">
        <w:rPr>
          <w:rFonts w:eastAsia="楷体" w:hint="eastAsia"/>
          <w:sz w:val="24"/>
        </w:rPr>
        <w:t>自由基</w:t>
      </w:r>
      <w:r w:rsidRPr="0048256F">
        <w:rPr>
          <w:rFonts w:eastAsia="楷体"/>
          <w:sz w:val="24"/>
        </w:rPr>
        <w:t>交叉偶联反应</w:t>
      </w:r>
      <w:r w:rsidRPr="0048256F">
        <w:rPr>
          <w:rFonts w:eastAsia="楷体"/>
          <w:sz w:val="24"/>
          <w:vertAlign w:val="superscript"/>
        </w:rPr>
        <w:t>[25]</w:t>
      </w:r>
      <w:r w:rsidRPr="0048256F">
        <w:rPr>
          <w:rFonts w:eastAsia="楷体"/>
          <w:sz w:val="24"/>
        </w:rPr>
        <w:t>。</w:t>
      </w:r>
      <w:r w:rsidRPr="0048256F">
        <w:rPr>
          <w:rFonts w:eastAsia="楷体" w:hint="eastAsia"/>
          <w:sz w:val="24"/>
        </w:rPr>
        <w:t>在这些实验</w:t>
      </w:r>
      <w:r w:rsidR="00F067D5" w:rsidRPr="0048256F">
        <w:rPr>
          <w:rFonts w:eastAsia="楷体" w:hint="eastAsia"/>
          <w:sz w:val="24"/>
        </w:rPr>
        <w:t>文献</w:t>
      </w:r>
      <w:r w:rsidRPr="0048256F">
        <w:rPr>
          <w:rFonts w:eastAsia="楷体" w:hint="eastAsia"/>
          <w:sz w:val="24"/>
        </w:rPr>
        <w:t>中，科学家们普遍认为是</w:t>
      </w:r>
      <w:r w:rsidRPr="0048256F">
        <w:rPr>
          <w:rFonts w:eastAsia="楷体"/>
          <w:sz w:val="24"/>
        </w:rPr>
        <w:t>Breslow</w:t>
      </w:r>
      <w:r w:rsidRPr="0048256F">
        <w:rPr>
          <w:rFonts w:eastAsia="楷体" w:hint="eastAsia"/>
          <w:sz w:val="24"/>
        </w:rPr>
        <w:t>中间体需要先被碱</w:t>
      </w:r>
      <w:r w:rsidR="001B4687" w:rsidRPr="0048256F">
        <w:rPr>
          <w:rFonts w:eastAsia="楷体" w:hint="eastAsia"/>
          <w:sz w:val="24"/>
        </w:rPr>
        <w:t>夺去</w:t>
      </w:r>
      <w:r w:rsidRPr="0048256F">
        <w:rPr>
          <w:rFonts w:eastAsia="楷体" w:hint="eastAsia"/>
          <w:sz w:val="24"/>
        </w:rPr>
        <w:t>质子</w:t>
      </w:r>
      <w:r w:rsidR="001B4687" w:rsidRPr="0048256F">
        <w:rPr>
          <w:rFonts w:eastAsia="楷体" w:hint="eastAsia"/>
          <w:sz w:val="24"/>
        </w:rPr>
        <w:t>生成（烯）醇负离子中间体</w:t>
      </w:r>
      <w:r w:rsidRPr="0048256F">
        <w:rPr>
          <w:rFonts w:eastAsia="楷体" w:hint="eastAsia"/>
          <w:sz w:val="24"/>
        </w:rPr>
        <w:t>，而后经过一个分步的</w:t>
      </w:r>
      <w:r w:rsidRPr="0048256F">
        <w:rPr>
          <w:rFonts w:eastAsia="楷体"/>
          <w:sz w:val="24"/>
        </w:rPr>
        <w:t>SET</w:t>
      </w:r>
      <w:r w:rsidRPr="0048256F">
        <w:rPr>
          <w:rFonts w:eastAsia="楷体" w:hint="eastAsia"/>
          <w:sz w:val="24"/>
        </w:rPr>
        <w:t>过程生成双自由基，所以这些反应通常也被称为</w:t>
      </w:r>
      <w:r w:rsidRPr="0048256F">
        <w:rPr>
          <w:rFonts w:eastAsia="楷体"/>
          <w:sz w:val="24"/>
        </w:rPr>
        <w:t>NHC</w:t>
      </w:r>
      <w:r w:rsidRPr="0048256F">
        <w:rPr>
          <w:rFonts w:eastAsia="楷体" w:hint="eastAsia"/>
          <w:sz w:val="24"/>
        </w:rPr>
        <w:t>催化</w:t>
      </w:r>
      <w:r w:rsidR="001B4687" w:rsidRPr="0048256F">
        <w:rPr>
          <w:rFonts w:eastAsia="楷体" w:hint="eastAsia"/>
          <w:sz w:val="24"/>
        </w:rPr>
        <w:t>的</w:t>
      </w:r>
      <w:r w:rsidRPr="0048256F">
        <w:rPr>
          <w:rFonts w:eastAsia="楷体"/>
          <w:sz w:val="24"/>
        </w:rPr>
        <w:t>SET</w:t>
      </w:r>
      <w:r w:rsidRPr="0048256F">
        <w:rPr>
          <w:rFonts w:eastAsia="楷体" w:hint="eastAsia"/>
          <w:sz w:val="24"/>
        </w:rPr>
        <w:t>反应</w:t>
      </w:r>
      <w:r w:rsidRPr="0048256F">
        <w:rPr>
          <w:rFonts w:eastAsia="楷体"/>
          <w:sz w:val="24"/>
        </w:rPr>
        <w:t>。</w:t>
      </w:r>
      <w:r w:rsidRPr="0048256F">
        <w:rPr>
          <w:rFonts w:eastAsia="楷体" w:hint="eastAsia"/>
          <w:b/>
          <w:bCs/>
          <w:sz w:val="24"/>
        </w:rPr>
        <w:t>然而，去质子化（</w:t>
      </w:r>
      <w:r w:rsidRPr="0048256F">
        <w:rPr>
          <w:rFonts w:eastAsia="楷体"/>
          <w:b/>
          <w:bCs/>
          <w:sz w:val="24"/>
        </w:rPr>
        <w:t>Breslow</w:t>
      </w:r>
      <w:r w:rsidRPr="0048256F">
        <w:rPr>
          <w:rFonts w:eastAsia="楷体" w:hint="eastAsia"/>
          <w:b/>
          <w:bCs/>
          <w:sz w:val="24"/>
        </w:rPr>
        <w:t>中间体与碱之间的质子转移）与</w:t>
      </w:r>
      <w:r w:rsidRPr="0048256F">
        <w:rPr>
          <w:rFonts w:eastAsia="楷体"/>
          <w:b/>
          <w:bCs/>
          <w:sz w:val="24"/>
        </w:rPr>
        <w:t>SET</w:t>
      </w:r>
      <w:r w:rsidRPr="0048256F">
        <w:rPr>
          <w:rFonts w:eastAsia="楷体" w:hint="eastAsia"/>
          <w:b/>
          <w:bCs/>
          <w:sz w:val="24"/>
        </w:rPr>
        <w:t>的协同</w:t>
      </w:r>
      <w:r w:rsidR="00637B26" w:rsidRPr="0048256F">
        <w:rPr>
          <w:rFonts w:eastAsia="楷体" w:hint="eastAsia"/>
          <w:b/>
          <w:bCs/>
          <w:sz w:val="24"/>
        </w:rPr>
        <w:t>（</w:t>
      </w:r>
      <w:r w:rsidR="00637B26" w:rsidRPr="0048256F">
        <w:rPr>
          <w:rFonts w:eastAsia="楷体" w:hint="eastAsia"/>
          <w:b/>
          <w:bCs/>
          <w:sz w:val="24"/>
        </w:rPr>
        <w:t>P</w:t>
      </w:r>
      <w:r w:rsidR="00637B26" w:rsidRPr="0048256F">
        <w:rPr>
          <w:rFonts w:eastAsia="楷体"/>
          <w:b/>
          <w:bCs/>
          <w:sz w:val="24"/>
        </w:rPr>
        <w:t>CET</w:t>
      </w:r>
      <w:r w:rsidR="00637B26" w:rsidRPr="0048256F">
        <w:rPr>
          <w:rFonts w:eastAsia="楷体" w:hint="eastAsia"/>
          <w:b/>
          <w:bCs/>
          <w:sz w:val="24"/>
        </w:rPr>
        <w:t>）</w:t>
      </w:r>
      <w:r w:rsidRPr="0048256F">
        <w:rPr>
          <w:rFonts w:eastAsia="楷体" w:hint="eastAsia"/>
          <w:b/>
          <w:bCs/>
          <w:sz w:val="24"/>
        </w:rPr>
        <w:t>机理也是有可能的。</w:t>
      </w:r>
    </w:p>
    <w:p w14:paraId="299FB7AF" w14:textId="0C2BC516" w:rsidR="00133443" w:rsidRPr="0048256F" w:rsidRDefault="009C5C0C" w:rsidP="009A21A3">
      <w:pPr>
        <w:pStyle w:val="TAMainText"/>
        <w:adjustRightInd w:val="0"/>
        <w:snapToGrid w:val="0"/>
        <w:spacing w:after="0" w:line="440" w:lineRule="exact"/>
        <w:ind w:left="1" w:firstLineChars="200" w:firstLine="482"/>
        <w:rPr>
          <w:rFonts w:eastAsia="楷体"/>
          <w:sz w:val="24"/>
        </w:rPr>
      </w:pPr>
      <w:r w:rsidRPr="0048256F">
        <w:rPr>
          <w:rFonts w:eastAsia="楷体" w:hint="eastAsia"/>
          <w:b/>
          <w:bCs/>
          <w:sz w:val="24"/>
        </w:rPr>
        <w:t>与</w:t>
      </w:r>
      <w:r w:rsidR="00BF4E65" w:rsidRPr="0048256F">
        <w:rPr>
          <w:rFonts w:eastAsia="楷体" w:hint="eastAsia"/>
          <w:b/>
          <w:bCs/>
          <w:sz w:val="24"/>
        </w:rPr>
        <w:t>实验上提出的分步</w:t>
      </w:r>
      <w:r w:rsidR="00BF4E65" w:rsidRPr="0048256F">
        <w:rPr>
          <w:rFonts w:eastAsia="楷体"/>
          <w:b/>
          <w:bCs/>
          <w:sz w:val="24"/>
        </w:rPr>
        <w:t>SET</w:t>
      </w:r>
      <w:r w:rsidR="00BF4E65" w:rsidRPr="0048256F">
        <w:rPr>
          <w:rFonts w:eastAsia="楷体" w:hint="eastAsia"/>
          <w:b/>
          <w:bCs/>
          <w:sz w:val="24"/>
        </w:rPr>
        <w:t>机理</w:t>
      </w:r>
      <w:r w:rsidRPr="0048256F">
        <w:rPr>
          <w:rFonts w:eastAsia="楷体" w:hint="eastAsia"/>
          <w:b/>
          <w:bCs/>
          <w:sz w:val="24"/>
        </w:rPr>
        <w:t>不同</w:t>
      </w:r>
      <w:r w:rsidR="00BF4E65" w:rsidRPr="0048256F">
        <w:rPr>
          <w:rFonts w:eastAsia="楷体" w:hint="eastAsia"/>
          <w:b/>
          <w:bCs/>
          <w:sz w:val="24"/>
        </w:rPr>
        <w:t>，</w:t>
      </w:r>
      <w:r w:rsidR="008978AD" w:rsidRPr="0048256F">
        <w:rPr>
          <w:rFonts w:eastAsia="楷体" w:hint="eastAsia"/>
          <w:b/>
          <w:bCs/>
          <w:sz w:val="24"/>
        </w:rPr>
        <w:t>本</w:t>
      </w:r>
      <w:r w:rsidR="00DC52EC" w:rsidRPr="0048256F">
        <w:rPr>
          <w:rFonts w:eastAsia="楷体" w:hint="eastAsia"/>
          <w:b/>
          <w:bCs/>
          <w:sz w:val="24"/>
        </w:rPr>
        <w:t>项目</w:t>
      </w:r>
      <w:r w:rsidRPr="0048256F">
        <w:rPr>
          <w:rFonts w:eastAsia="楷体" w:hint="eastAsia"/>
          <w:b/>
          <w:bCs/>
          <w:sz w:val="24"/>
        </w:rPr>
        <w:t>组</w:t>
      </w:r>
      <w:r w:rsidR="00BF4E65" w:rsidRPr="0048256F">
        <w:rPr>
          <w:rFonts w:eastAsia="楷体" w:hint="eastAsia"/>
          <w:b/>
          <w:bCs/>
          <w:sz w:val="24"/>
        </w:rPr>
        <w:t>提出</w:t>
      </w:r>
      <w:r w:rsidR="00385160" w:rsidRPr="0048256F">
        <w:rPr>
          <w:rFonts w:eastAsia="楷体" w:hint="eastAsia"/>
          <w:b/>
          <w:bCs/>
          <w:sz w:val="24"/>
        </w:rPr>
        <w:t>了</w:t>
      </w:r>
      <w:r w:rsidR="00BF4E65" w:rsidRPr="0048256F">
        <w:rPr>
          <w:rFonts w:eastAsia="楷体" w:hint="eastAsia"/>
          <w:b/>
          <w:bCs/>
          <w:sz w:val="24"/>
        </w:rPr>
        <w:t>一个</w:t>
      </w:r>
      <w:r w:rsidR="006734F1" w:rsidRPr="0048256F">
        <w:rPr>
          <w:rFonts w:eastAsia="楷体" w:hint="eastAsia"/>
          <w:b/>
          <w:bCs/>
          <w:sz w:val="24"/>
        </w:rPr>
        <w:t>可能普遍存在于此类反应的</w:t>
      </w:r>
      <w:del w:id="1" w:author="Administrator" w:date="2022-02-27T19:06:00Z">
        <w:r w:rsidR="00BF4E65" w:rsidRPr="0048256F" w:rsidDel="0048256F">
          <w:rPr>
            <w:rFonts w:eastAsia="楷体" w:hint="eastAsia"/>
            <w:b/>
            <w:bCs/>
            <w:sz w:val="24"/>
          </w:rPr>
          <w:delText>中继的</w:delText>
        </w:r>
      </w:del>
      <w:ins w:id="2" w:author="Administrator" w:date="2022-02-27T19:06:00Z">
        <w:r w:rsidR="0048256F">
          <w:rPr>
            <w:rFonts w:eastAsia="楷体" w:hint="eastAsia"/>
            <w:b/>
            <w:bCs/>
            <w:sz w:val="24"/>
          </w:rPr>
          <w:t>非绝热</w:t>
        </w:r>
      </w:ins>
      <w:r w:rsidR="00BF4E65" w:rsidRPr="0048256F">
        <w:rPr>
          <w:rFonts w:eastAsia="楷体"/>
          <w:b/>
          <w:bCs/>
          <w:sz w:val="24"/>
        </w:rPr>
        <w:t>PCET</w:t>
      </w:r>
      <w:r w:rsidRPr="0048256F">
        <w:rPr>
          <w:rFonts w:eastAsia="楷体" w:hint="eastAsia"/>
          <w:b/>
          <w:bCs/>
          <w:sz w:val="24"/>
        </w:rPr>
        <w:t>机制生成双自由基</w:t>
      </w:r>
      <w:r w:rsidR="00BF4E65" w:rsidRPr="0048256F">
        <w:rPr>
          <w:rFonts w:eastAsia="楷体"/>
          <w:sz w:val="24"/>
        </w:rPr>
        <w:t>。</w:t>
      </w:r>
      <w:bookmarkStart w:id="3" w:name="_Hlk95581341"/>
      <w:r w:rsidR="00BF4E65" w:rsidRPr="0048256F">
        <w:rPr>
          <w:rFonts w:eastAsia="楷体"/>
          <w:sz w:val="24"/>
        </w:rPr>
        <w:t>如图</w:t>
      </w:r>
      <w:r w:rsidR="00BF4E65" w:rsidRPr="0048256F">
        <w:rPr>
          <w:rFonts w:eastAsia="楷体"/>
          <w:sz w:val="24"/>
        </w:rPr>
        <w:t>2</w:t>
      </w:r>
      <w:r w:rsidR="00BF4E65" w:rsidRPr="0048256F">
        <w:rPr>
          <w:rFonts w:eastAsia="楷体"/>
          <w:sz w:val="24"/>
        </w:rPr>
        <w:t>所示，与标准的</w:t>
      </w:r>
      <w:r w:rsidR="00BF4E65" w:rsidRPr="0048256F">
        <w:rPr>
          <w:rFonts w:eastAsia="楷体"/>
          <w:sz w:val="24"/>
        </w:rPr>
        <w:t>PCET</w:t>
      </w:r>
      <w:r w:rsidR="00BF4E65" w:rsidRPr="0048256F">
        <w:rPr>
          <w:rFonts w:eastAsia="楷体"/>
          <w:sz w:val="24"/>
        </w:rPr>
        <w:t>模型</w:t>
      </w:r>
      <w:r w:rsidR="00BF4E65" w:rsidRPr="0048256F">
        <w:rPr>
          <w:rFonts w:eastAsia="楷体"/>
          <w:sz w:val="24"/>
          <w:vertAlign w:val="superscript"/>
        </w:rPr>
        <w:t>[26-29]</w:t>
      </w:r>
      <w:r w:rsidR="00BF4E65" w:rsidRPr="0048256F">
        <w:rPr>
          <w:rFonts w:eastAsia="楷体"/>
          <w:sz w:val="24"/>
        </w:rPr>
        <w:t>不同的是，</w:t>
      </w:r>
      <w:del w:id="4" w:author="Administrator" w:date="2022-02-27T19:07:00Z">
        <w:r w:rsidR="00BF4E65" w:rsidRPr="0048256F" w:rsidDel="0048256F">
          <w:rPr>
            <w:rFonts w:eastAsia="楷体" w:hint="eastAsia"/>
            <w:sz w:val="24"/>
          </w:rPr>
          <w:delText>中继的</w:delText>
        </w:r>
      </w:del>
      <w:ins w:id="5" w:author="Administrator" w:date="2022-02-27T19:07:00Z">
        <w:r w:rsidR="0048256F">
          <w:rPr>
            <w:rFonts w:eastAsia="楷体" w:hint="eastAsia"/>
            <w:sz w:val="24"/>
          </w:rPr>
          <w:t>非绝热</w:t>
        </w:r>
      </w:ins>
      <w:r w:rsidR="00BF4E65" w:rsidRPr="0048256F">
        <w:rPr>
          <w:rFonts w:eastAsia="楷体"/>
          <w:sz w:val="24"/>
        </w:rPr>
        <w:t>PCET</w:t>
      </w:r>
      <w:r w:rsidR="00BF4E65" w:rsidRPr="0048256F">
        <w:rPr>
          <w:rFonts w:eastAsia="楷体"/>
          <w:sz w:val="24"/>
        </w:rPr>
        <w:t>模型由</w:t>
      </w:r>
      <w:r w:rsidR="00FA60D0" w:rsidRPr="0048256F">
        <w:rPr>
          <w:rFonts w:eastAsia="楷体"/>
          <w:sz w:val="24"/>
        </w:rPr>
        <w:t>闭壳</w:t>
      </w:r>
      <w:r w:rsidR="00BF4E65" w:rsidRPr="0048256F">
        <w:rPr>
          <w:rFonts w:eastAsia="楷体"/>
          <w:sz w:val="24"/>
        </w:rPr>
        <w:t>的非自由基底物和</w:t>
      </w:r>
      <w:r w:rsidR="009724FD" w:rsidRPr="0048256F">
        <w:rPr>
          <w:rFonts w:eastAsia="楷体" w:hint="eastAsia"/>
          <w:sz w:val="24"/>
        </w:rPr>
        <w:t>通过氢键作用结合</w:t>
      </w:r>
      <w:r w:rsidR="00BF4E65" w:rsidRPr="0048256F">
        <w:rPr>
          <w:rFonts w:eastAsia="楷体"/>
          <w:sz w:val="24"/>
        </w:rPr>
        <w:t>的碱</w:t>
      </w:r>
      <w:r w:rsidR="0015295C" w:rsidRPr="0048256F">
        <w:rPr>
          <w:rFonts w:eastAsia="楷体" w:hint="eastAsia"/>
          <w:sz w:val="24"/>
        </w:rPr>
        <w:t>（</w:t>
      </w:r>
      <w:r w:rsidR="0015295C" w:rsidRPr="0048256F">
        <w:rPr>
          <w:rFonts w:eastAsia="楷体" w:hint="eastAsia"/>
          <w:sz w:val="24"/>
        </w:rPr>
        <w:t>B</w:t>
      </w:r>
      <w:r w:rsidR="0015295C" w:rsidRPr="0048256F">
        <w:rPr>
          <w:rFonts w:eastAsia="楷体" w:hint="eastAsia"/>
          <w:sz w:val="24"/>
        </w:rPr>
        <w:t>）</w:t>
      </w:r>
      <w:r w:rsidR="00BF4E65" w:rsidRPr="0048256F">
        <w:rPr>
          <w:rFonts w:eastAsia="楷体"/>
          <w:sz w:val="24"/>
        </w:rPr>
        <w:t>组成一个三组分系统，其中电子</w:t>
      </w:r>
      <w:r w:rsidR="001B4687" w:rsidRPr="0048256F">
        <w:rPr>
          <w:rFonts w:eastAsia="楷体" w:hint="eastAsia"/>
          <w:sz w:val="24"/>
        </w:rPr>
        <w:t>由</w:t>
      </w:r>
      <w:r w:rsidR="00BF4E65" w:rsidRPr="0048256F">
        <w:rPr>
          <w:rFonts w:eastAsia="楷体"/>
          <w:sz w:val="24"/>
        </w:rPr>
        <w:t>给体（</w:t>
      </w:r>
      <w:r w:rsidR="00BF4E65" w:rsidRPr="0048256F">
        <w:rPr>
          <w:rFonts w:eastAsia="楷体"/>
          <w:sz w:val="24"/>
        </w:rPr>
        <w:t>D</w:t>
      </w:r>
      <w:r w:rsidR="00BF4E65" w:rsidRPr="0048256F">
        <w:rPr>
          <w:rFonts w:eastAsia="楷体"/>
          <w:sz w:val="24"/>
        </w:rPr>
        <w:t>）转移到受体（</w:t>
      </w:r>
      <w:r w:rsidR="00BF4E65" w:rsidRPr="0048256F">
        <w:rPr>
          <w:rFonts w:eastAsia="楷体"/>
          <w:sz w:val="24"/>
        </w:rPr>
        <w:t>A</w:t>
      </w:r>
      <w:r w:rsidR="00BF4E65" w:rsidRPr="0048256F">
        <w:rPr>
          <w:rFonts w:eastAsia="楷体"/>
          <w:sz w:val="24"/>
        </w:rPr>
        <w:t>），同时质子转移到碱上。</w:t>
      </w:r>
      <w:bookmarkEnd w:id="3"/>
      <w:r w:rsidR="00873427" w:rsidRPr="0048256F">
        <w:rPr>
          <w:rFonts w:eastAsia="楷体" w:hint="eastAsia"/>
          <w:kern w:val="0"/>
          <w:sz w:val="24"/>
        </w:rPr>
        <w:t>也就是说，</w:t>
      </w:r>
      <w:r w:rsidR="00873427" w:rsidRPr="0048256F">
        <w:rPr>
          <w:rFonts w:eastAsia="楷体"/>
          <w:kern w:val="0"/>
          <w:sz w:val="24"/>
        </w:rPr>
        <w:t>一对电子伴随质子转移的同时分裂为两个单电子，其中一个电子还保留在原来</w:t>
      </w:r>
      <w:r w:rsidR="00873427" w:rsidRPr="0048256F">
        <w:rPr>
          <w:rFonts w:eastAsia="楷体" w:hint="eastAsia"/>
          <w:kern w:val="0"/>
          <w:sz w:val="24"/>
        </w:rPr>
        <w:t>分子轨道</w:t>
      </w:r>
      <w:r w:rsidR="00873427" w:rsidRPr="0048256F">
        <w:rPr>
          <w:rFonts w:eastAsia="楷体"/>
          <w:kern w:val="0"/>
          <w:sz w:val="24"/>
        </w:rPr>
        <w:t>，另一个电子则通过轨道重叠作用转移到氧化剂</w:t>
      </w:r>
      <w:r w:rsidR="00873427" w:rsidRPr="0048256F">
        <w:rPr>
          <w:rFonts w:eastAsia="楷体" w:hint="eastAsia"/>
          <w:kern w:val="0"/>
          <w:sz w:val="24"/>
        </w:rPr>
        <w:t>从而生成两个自由基物种</w:t>
      </w:r>
      <w:r w:rsidR="00873427" w:rsidRPr="0048256F">
        <w:rPr>
          <w:rFonts w:eastAsia="楷体"/>
          <w:kern w:val="0"/>
          <w:sz w:val="24"/>
        </w:rPr>
        <w:t>。</w:t>
      </w:r>
      <w:ins w:id="6" w:author="Administrator" w:date="2022-02-27T19:09:00Z">
        <w:r w:rsidR="0048256F">
          <w:rPr>
            <w:rFonts w:eastAsia="楷体" w:hint="eastAsia"/>
            <w:kern w:val="0"/>
            <w:sz w:val="24"/>
          </w:rPr>
          <w:t>与电子态不变的绝热过程相比，</w:t>
        </w:r>
      </w:ins>
      <w:ins w:id="7" w:author="Administrator" w:date="2022-02-27T19:10:00Z">
        <w:r w:rsidR="0048256F">
          <w:rPr>
            <w:rFonts w:eastAsia="楷体" w:hint="eastAsia"/>
            <w:kern w:val="0"/>
            <w:sz w:val="24"/>
          </w:rPr>
          <w:t>这里的电子转移伴随着</w:t>
        </w:r>
      </w:ins>
      <w:ins w:id="8" w:author="Administrator" w:date="2022-02-27T19:11:00Z">
        <w:r w:rsidR="0048256F">
          <w:rPr>
            <w:rFonts w:eastAsia="楷体" w:hint="eastAsia"/>
            <w:kern w:val="0"/>
            <w:sz w:val="24"/>
          </w:rPr>
          <w:t>结构变化</w:t>
        </w:r>
      </w:ins>
      <w:ins w:id="9" w:author="Administrator" w:date="2022-02-27T19:12:00Z">
        <w:r w:rsidR="00ED2A0C">
          <w:rPr>
            <w:rFonts w:eastAsia="楷体" w:hint="eastAsia"/>
            <w:kern w:val="0"/>
            <w:sz w:val="24"/>
          </w:rPr>
          <w:t>（即质子转移）</w:t>
        </w:r>
      </w:ins>
      <w:ins w:id="10" w:author="Administrator" w:date="2022-02-27T19:11:00Z">
        <w:r w:rsidR="0048256F">
          <w:rPr>
            <w:rFonts w:eastAsia="楷体" w:hint="eastAsia"/>
            <w:kern w:val="0"/>
            <w:sz w:val="24"/>
          </w:rPr>
          <w:t>，故在此命名其为非绝热</w:t>
        </w:r>
        <w:r w:rsidR="0048256F">
          <w:rPr>
            <w:rFonts w:eastAsia="楷体" w:hint="eastAsia"/>
            <w:kern w:val="0"/>
            <w:sz w:val="24"/>
          </w:rPr>
          <w:t>P</w:t>
        </w:r>
        <w:r w:rsidR="0048256F">
          <w:rPr>
            <w:rFonts w:eastAsia="楷体"/>
            <w:kern w:val="0"/>
            <w:sz w:val="24"/>
          </w:rPr>
          <w:t>CET</w:t>
        </w:r>
        <w:r w:rsidR="0048256F">
          <w:rPr>
            <w:rFonts w:eastAsia="楷体" w:hint="eastAsia"/>
            <w:kern w:val="0"/>
            <w:sz w:val="24"/>
          </w:rPr>
          <w:t>。</w:t>
        </w:r>
      </w:ins>
    </w:p>
    <w:p w14:paraId="7281F4F2" w14:textId="0E77BFDE" w:rsidR="00193F7B" w:rsidRPr="0048256F" w:rsidRDefault="003D62A6">
      <w:pPr>
        <w:pStyle w:val="TAMainText"/>
        <w:adjustRightInd w:val="0"/>
        <w:snapToGrid w:val="0"/>
        <w:spacing w:after="0" w:line="360" w:lineRule="auto"/>
        <w:jc w:val="center"/>
        <w:rPr>
          <w:sz w:val="24"/>
        </w:rPr>
      </w:pPr>
      <w:r w:rsidRPr="0048256F">
        <w:object w:dxaOrig="6139" w:dyaOrig="3513" w14:anchorId="472DC147">
          <v:shape id="_x0000_i1026" type="#_x0000_t75" style="width:245.25pt;height:140.25pt" o:ole="">
            <v:imagedata r:id="rId11" o:title=""/>
          </v:shape>
          <o:OLEObject Type="Embed" ProgID="ChemDraw.Document.6.0" ShapeID="_x0000_i1026" DrawAspect="Content" ObjectID="_1707558879" r:id="rId12"/>
        </w:object>
      </w:r>
    </w:p>
    <w:p w14:paraId="7E9EE1E5" w14:textId="4898D745" w:rsidR="00193F7B" w:rsidRPr="0048256F" w:rsidRDefault="00BF4E65" w:rsidP="008A78C7">
      <w:pPr>
        <w:pStyle w:val="TAMainText"/>
        <w:adjustRightInd w:val="0"/>
        <w:snapToGrid w:val="0"/>
        <w:spacing w:after="0" w:line="440" w:lineRule="exact"/>
        <w:jc w:val="center"/>
        <w:rPr>
          <w:rFonts w:eastAsia="楷体"/>
          <w:bCs/>
          <w:sz w:val="24"/>
        </w:rPr>
      </w:pPr>
      <w:r w:rsidRPr="0048256F">
        <w:rPr>
          <w:rFonts w:eastAsia="楷体"/>
          <w:bCs/>
          <w:sz w:val="24"/>
        </w:rPr>
        <w:t>图</w:t>
      </w:r>
      <w:r w:rsidRPr="0048256F">
        <w:rPr>
          <w:rFonts w:eastAsia="楷体"/>
          <w:bCs/>
          <w:sz w:val="24"/>
        </w:rPr>
        <w:t>2.</w:t>
      </w:r>
      <w:r w:rsidR="00F72256" w:rsidRPr="0048256F">
        <w:rPr>
          <w:rFonts w:eastAsia="楷体"/>
          <w:bCs/>
          <w:sz w:val="24"/>
        </w:rPr>
        <w:t xml:space="preserve"> </w:t>
      </w:r>
      <w:del w:id="11" w:author="Administrator" w:date="2022-02-27T19:13:00Z">
        <w:r w:rsidRPr="0048256F" w:rsidDel="001E23C8">
          <w:rPr>
            <w:rFonts w:eastAsia="楷体"/>
            <w:bCs/>
            <w:sz w:val="24"/>
          </w:rPr>
          <w:delText>中继的</w:delText>
        </w:r>
        <w:r w:rsidRPr="0048256F" w:rsidDel="001E23C8">
          <w:rPr>
            <w:rFonts w:eastAsia="楷体"/>
            <w:bCs/>
            <w:sz w:val="24"/>
          </w:rPr>
          <w:delText>PCET</w:delText>
        </w:r>
      </w:del>
      <w:ins w:id="12" w:author="Administrator" w:date="2022-02-27T19:13:00Z">
        <w:r w:rsidR="001E23C8">
          <w:rPr>
            <w:rFonts w:eastAsia="楷体"/>
            <w:bCs/>
            <w:sz w:val="24"/>
          </w:rPr>
          <w:t>非绝热</w:t>
        </w:r>
        <w:r w:rsidR="001E23C8">
          <w:rPr>
            <w:rFonts w:eastAsia="楷体"/>
            <w:bCs/>
            <w:sz w:val="24"/>
          </w:rPr>
          <w:t>PCET</w:t>
        </w:r>
      </w:ins>
      <w:r w:rsidR="00DB4284" w:rsidRPr="0048256F">
        <w:rPr>
          <w:rFonts w:eastAsia="楷体" w:hint="eastAsia"/>
          <w:bCs/>
          <w:sz w:val="24"/>
        </w:rPr>
        <w:t>反应路径</w:t>
      </w:r>
      <w:r w:rsidR="002E4F0D" w:rsidRPr="0048256F">
        <w:rPr>
          <w:rFonts w:eastAsia="楷体" w:hint="eastAsia"/>
          <w:bCs/>
          <w:sz w:val="24"/>
        </w:rPr>
        <w:t>示意</w:t>
      </w:r>
      <w:r w:rsidR="00941B1D" w:rsidRPr="0048256F">
        <w:rPr>
          <w:rFonts w:eastAsia="楷体" w:hint="eastAsia"/>
          <w:bCs/>
          <w:sz w:val="24"/>
        </w:rPr>
        <w:t>图</w:t>
      </w:r>
    </w:p>
    <w:p w14:paraId="64194172" w14:textId="77777777" w:rsidR="00133443" w:rsidRPr="0048256F" w:rsidRDefault="00133443" w:rsidP="008A78C7">
      <w:pPr>
        <w:pStyle w:val="TAMainText"/>
        <w:adjustRightInd w:val="0"/>
        <w:snapToGrid w:val="0"/>
        <w:spacing w:after="0" w:line="440" w:lineRule="exact"/>
        <w:jc w:val="center"/>
        <w:rPr>
          <w:rFonts w:eastAsia="楷体"/>
          <w:sz w:val="24"/>
        </w:rPr>
      </w:pPr>
    </w:p>
    <w:p w14:paraId="5B528493" w14:textId="2A875C77" w:rsidR="00EB46F0" w:rsidRPr="0048256F" w:rsidRDefault="00BF4E65" w:rsidP="00EB46F0">
      <w:pPr>
        <w:pStyle w:val="TAMainText"/>
        <w:adjustRightInd w:val="0"/>
        <w:snapToGrid w:val="0"/>
        <w:spacing w:after="0" w:line="440" w:lineRule="exact"/>
        <w:ind w:firstLineChars="200" w:firstLine="480"/>
        <w:rPr>
          <w:rFonts w:eastAsia="楷体"/>
          <w:sz w:val="24"/>
        </w:rPr>
      </w:pPr>
      <w:r w:rsidRPr="0048256F">
        <w:rPr>
          <w:rFonts w:eastAsia="楷体"/>
          <w:sz w:val="24"/>
        </w:rPr>
        <w:t>更多的是，科学家们发现在这些</w:t>
      </w:r>
      <w:r w:rsidRPr="0048256F">
        <w:rPr>
          <w:rFonts w:eastAsia="楷体"/>
          <w:sz w:val="24"/>
        </w:rPr>
        <w:t>NHC</w:t>
      </w:r>
      <w:r w:rsidRPr="0048256F">
        <w:rPr>
          <w:rFonts w:eastAsia="楷体"/>
          <w:sz w:val="24"/>
        </w:rPr>
        <w:t>催化</w:t>
      </w:r>
      <w:r w:rsidR="00E722D8" w:rsidRPr="0048256F">
        <w:rPr>
          <w:rFonts w:eastAsia="楷体"/>
          <w:sz w:val="24"/>
        </w:rPr>
        <w:t>自由基</w:t>
      </w:r>
      <w:r w:rsidRPr="0048256F">
        <w:rPr>
          <w:rFonts w:eastAsia="楷体"/>
          <w:sz w:val="24"/>
        </w:rPr>
        <w:t>反应中如果加入烯烃做第三个反应物</w:t>
      </w:r>
      <w:r w:rsidR="00E722D8" w:rsidRPr="0048256F">
        <w:rPr>
          <w:rFonts w:eastAsia="楷体"/>
          <w:sz w:val="24"/>
        </w:rPr>
        <w:t>时，只能得到</w:t>
      </w:r>
      <w:r w:rsidR="00385160" w:rsidRPr="0048256F">
        <w:rPr>
          <w:rFonts w:eastAsia="楷体"/>
          <w:sz w:val="24"/>
        </w:rPr>
        <w:t>烯烃的</w:t>
      </w:r>
      <w:r w:rsidRPr="0048256F">
        <w:rPr>
          <w:rFonts w:eastAsia="楷体"/>
          <w:sz w:val="24"/>
        </w:rPr>
        <w:t>自由基加成产物</w:t>
      </w:r>
      <w:r w:rsidRPr="0048256F">
        <w:rPr>
          <w:rFonts w:eastAsia="楷体"/>
          <w:sz w:val="24"/>
          <w:vertAlign w:val="superscript"/>
        </w:rPr>
        <w:t>[17]</w:t>
      </w:r>
      <w:r w:rsidRPr="0048256F">
        <w:rPr>
          <w:rFonts w:eastAsia="楷体"/>
          <w:sz w:val="24"/>
        </w:rPr>
        <w:t>，而非双自由基</w:t>
      </w:r>
      <w:proofErr w:type="gramStart"/>
      <w:r w:rsidRPr="0048256F">
        <w:rPr>
          <w:rFonts w:eastAsia="楷体"/>
          <w:sz w:val="24"/>
        </w:rPr>
        <w:t>偶</w:t>
      </w:r>
      <w:proofErr w:type="gramEnd"/>
      <w:r w:rsidRPr="0048256F">
        <w:rPr>
          <w:rFonts w:eastAsia="楷体"/>
          <w:sz w:val="24"/>
        </w:rPr>
        <w:t>联产物，</w:t>
      </w:r>
      <w:r w:rsidR="00E722D8" w:rsidRPr="0048256F">
        <w:rPr>
          <w:rFonts w:eastAsia="楷体"/>
          <w:sz w:val="24"/>
        </w:rPr>
        <w:t>然而</w:t>
      </w:r>
      <w:r w:rsidRPr="0048256F">
        <w:rPr>
          <w:rFonts w:eastAsia="楷体"/>
          <w:sz w:val="24"/>
        </w:rPr>
        <w:t>这些反应的化学选择性的起因至今</w:t>
      </w:r>
      <w:r w:rsidR="00B75D83" w:rsidRPr="0048256F">
        <w:rPr>
          <w:rFonts w:eastAsia="楷体" w:hint="eastAsia"/>
          <w:sz w:val="24"/>
        </w:rPr>
        <w:t>尚</w:t>
      </w:r>
      <w:r w:rsidRPr="0048256F">
        <w:rPr>
          <w:rFonts w:eastAsia="楷体"/>
          <w:sz w:val="24"/>
        </w:rPr>
        <w:t>不清楚。</w:t>
      </w:r>
      <w:r w:rsidRPr="0048256F">
        <w:rPr>
          <w:rFonts w:eastAsia="楷体" w:hint="eastAsia"/>
          <w:sz w:val="24"/>
        </w:rPr>
        <w:t>在本项目中，我们拟</w:t>
      </w:r>
      <w:r w:rsidR="00E02AD2" w:rsidRPr="0048256F">
        <w:rPr>
          <w:rFonts w:eastAsia="楷体" w:hint="eastAsia"/>
          <w:sz w:val="24"/>
        </w:rPr>
        <w:t>通过设计与构</w:t>
      </w:r>
      <w:r w:rsidR="00E02AD2" w:rsidRPr="0048256F">
        <w:rPr>
          <w:rFonts w:eastAsia="楷体" w:hint="eastAsia"/>
          <w:sz w:val="24"/>
        </w:rPr>
        <w:lastRenderedPageBreak/>
        <w:t>建不同类型的</w:t>
      </w:r>
      <w:r w:rsidR="00E02AD2" w:rsidRPr="0048256F">
        <w:rPr>
          <w:rFonts w:eastAsia="楷体" w:hint="eastAsia"/>
          <w:sz w:val="24"/>
        </w:rPr>
        <w:t>N</w:t>
      </w:r>
      <w:r w:rsidR="00E02AD2" w:rsidRPr="0048256F">
        <w:rPr>
          <w:rFonts w:eastAsia="楷体"/>
          <w:sz w:val="24"/>
        </w:rPr>
        <w:t>HC</w:t>
      </w:r>
      <w:r w:rsidR="00E02AD2" w:rsidRPr="0048256F">
        <w:rPr>
          <w:rFonts w:eastAsia="楷体" w:hint="eastAsia"/>
          <w:sz w:val="24"/>
        </w:rPr>
        <w:t>催化反应和其它反应模型，进行计算模拟并期望</w:t>
      </w:r>
      <w:r w:rsidRPr="0048256F">
        <w:rPr>
          <w:rFonts w:eastAsia="楷体" w:hint="eastAsia"/>
          <w:sz w:val="24"/>
        </w:rPr>
        <w:t>解决两个</w:t>
      </w:r>
      <w:r w:rsidR="00385160" w:rsidRPr="0048256F">
        <w:rPr>
          <w:rFonts w:eastAsia="楷体" w:hint="eastAsia"/>
          <w:sz w:val="24"/>
        </w:rPr>
        <w:t>关键</w:t>
      </w:r>
      <w:r w:rsidRPr="0048256F">
        <w:rPr>
          <w:rFonts w:eastAsia="楷体" w:hint="eastAsia"/>
          <w:sz w:val="24"/>
        </w:rPr>
        <w:t>问题</w:t>
      </w:r>
      <w:r w:rsidRPr="0048256F">
        <w:rPr>
          <w:rFonts w:eastAsia="楷体"/>
          <w:sz w:val="24"/>
        </w:rPr>
        <w:t>：（</w:t>
      </w:r>
      <w:r w:rsidRPr="0048256F">
        <w:rPr>
          <w:rFonts w:eastAsia="楷体"/>
          <w:sz w:val="24"/>
        </w:rPr>
        <w:t>1</w:t>
      </w:r>
      <w:r w:rsidRPr="0048256F">
        <w:rPr>
          <w:rFonts w:eastAsia="楷体"/>
          <w:sz w:val="24"/>
        </w:rPr>
        <w:t>）</w:t>
      </w:r>
      <w:r w:rsidR="00081D4D" w:rsidRPr="0048256F">
        <w:rPr>
          <w:rFonts w:eastAsia="楷体" w:hint="eastAsia"/>
          <w:b/>
          <w:bCs/>
          <w:sz w:val="24"/>
        </w:rPr>
        <w:t>能否设计</w:t>
      </w:r>
      <w:r w:rsidR="009A59E3" w:rsidRPr="0048256F">
        <w:rPr>
          <w:rFonts w:eastAsia="楷体" w:hint="eastAsia"/>
          <w:b/>
          <w:bCs/>
          <w:sz w:val="24"/>
        </w:rPr>
        <w:t>基于</w:t>
      </w:r>
      <w:del w:id="13" w:author="Administrator" w:date="2022-02-27T19:13:00Z">
        <w:r w:rsidR="009A59E3" w:rsidRPr="0048256F" w:rsidDel="001E23C8">
          <w:rPr>
            <w:rFonts w:eastAsia="楷体" w:hint="eastAsia"/>
            <w:b/>
            <w:bCs/>
            <w:sz w:val="24"/>
          </w:rPr>
          <w:delText>中继的</w:delText>
        </w:r>
        <w:r w:rsidR="009A59E3" w:rsidRPr="0048256F" w:rsidDel="001E23C8">
          <w:rPr>
            <w:rFonts w:eastAsia="楷体"/>
            <w:b/>
            <w:bCs/>
            <w:sz w:val="24"/>
          </w:rPr>
          <w:delText>PCET</w:delText>
        </w:r>
      </w:del>
      <w:ins w:id="14" w:author="Administrator" w:date="2022-02-27T19:13:00Z">
        <w:r w:rsidR="001E23C8">
          <w:rPr>
            <w:rFonts w:eastAsia="楷体" w:hint="eastAsia"/>
            <w:b/>
            <w:bCs/>
            <w:sz w:val="24"/>
          </w:rPr>
          <w:t>非绝热</w:t>
        </w:r>
        <w:r w:rsidR="001E23C8">
          <w:rPr>
            <w:rFonts w:eastAsia="楷体" w:hint="eastAsia"/>
            <w:b/>
            <w:bCs/>
            <w:sz w:val="24"/>
          </w:rPr>
          <w:t>PCET</w:t>
        </w:r>
      </w:ins>
      <w:r w:rsidR="009A59E3" w:rsidRPr="0048256F">
        <w:rPr>
          <w:rFonts w:eastAsia="楷体" w:hint="eastAsia"/>
          <w:b/>
          <w:bCs/>
          <w:sz w:val="24"/>
        </w:rPr>
        <w:t>机制的</w:t>
      </w:r>
      <w:r w:rsidR="00081D4D" w:rsidRPr="0048256F">
        <w:rPr>
          <w:rFonts w:eastAsia="楷体" w:hint="eastAsia"/>
          <w:b/>
          <w:bCs/>
          <w:sz w:val="24"/>
        </w:rPr>
        <w:t>自由基反应新策略</w:t>
      </w:r>
      <w:r w:rsidRPr="0048256F">
        <w:rPr>
          <w:rFonts w:eastAsia="楷体"/>
          <w:sz w:val="24"/>
        </w:rPr>
        <w:t>？（</w:t>
      </w:r>
      <w:r w:rsidRPr="0048256F">
        <w:rPr>
          <w:rFonts w:eastAsia="楷体"/>
          <w:sz w:val="24"/>
        </w:rPr>
        <w:t>2</w:t>
      </w:r>
      <w:r w:rsidRPr="0048256F">
        <w:rPr>
          <w:rFonts w:eastAsia="楷体"/>
          <w:sz w:val="24"/>
        </w:rPr>
        <w:t>）</w:t>
      </w:r>
      <w:r w:rsidRPr="0048256F">
        <w:rPr>
          <w:rFonts w:eastAsia="楷体" w:hint="eastAsia"/>
          <w:b/>
          <w:bCs/>
          <w:sz w:val="24"/>
        </w:rPr>
        <w:t>能否提出一个计算方法</w:t>
      </w:r>
      <w:r w:rsidR="00A56F4E" w:rsidRPr="0048256F">
        <w:rPr>
          <w:rFonts w:eastAsia="楷体" w:hint="eastAsia"/>
          <w:b/>
          <w:bCs/>
          <w:sz w:val="24"/>
        </w:rPr>
        <w:t>来</w:t>
      </w:r>
      <w:r w:rsidRPr="0048256F">
        <w:rPr>
          <w:rFonts w:eastAsia="楷体" w:hint="eastAsia"/>
          <w:b/>
          <w:bCs/>
          <w:sz w:val="24"/>
        </w:rPr>
        <w:t>预测这些</w:t>
      </w:r>
      <w:r w:rsidR="00E02AD2" w:rsidRPr="0048256F">
        <w:rPr>
          <w:rFonts w:eastAsia="楷体" w:hint="eastAsia"/>
          <w:b/>
          <w:bCs/>
          <w:sz w:val="24"/>
        </w:rPr>
        <w:t>双自由基加成</w:t>
      </w:r>
      <w:r w:rsidR="00E02AD2" w:rsidRPr="0048256F">
        <w:rPr>
          <w:rFonts w:eastAsia="楷体" w:hint="eastAsia"/>
          <w:b/>
          <w:bCs/>
          <w:sz w:val="24"/>
        </w:rPr>
        <w:t>/</w:t>
      </w:r>
      <w:r w:rsidR="00E02AD2" w:rsidRPr="0048256F">
        <w:rPr>
          <w:rFonts w:eastAsia="楷体" w:hint="eastAsia"/>
          <w:b/>
          <w:bCs/>
          <w:sz w:val="24"/>
        </w:rPr>
        <w:t>偶联</w:t>
      </w:r>
      <w:r w:rsidRPr="0048256F">
        <w:rPr>
          <w:rFonts w:eastAsia="楷体" w:hint="eastAsia"/>
          <w:b/>
          <w:bCs/>
          <w:sz w:val="24"/>
        </w:rPr>
        <w:t>反应的化学选择性</w:t>
      </w:r>
      <w:r w:rsidRPr="0048256F">
        <w:rPr>
          <w:rFonts w:eastAsia="楷体"/>
          <w:sz w:val="24"/>
        </w:rPr>
        <w:t>？目前</w:t>
      </w:r>
      <w:r w:rsidR="001D2909" w:rsidRPr="0048256F">
        <w:rPr>
          <w:rFonts w:eastAsia="楷体" w:hint="eastAsia"/>
          <w:sz w:val="24"/>
        </w:rPr>
        <w:t>，</w:t>
      </w:r>
      <w:r w:rsidRPr="0048256F">
        <w:rPr>
          <w:rFonts w:eastAsia="楷体"/>
          <w:sz w:val="24"/>
        </w:rPr>
        <w:t>科学家们</w:t>
      </w:r>
      <w:r w:rsidR="000318C2" w:rsidRPr="0048256F">
        <w:rPr>
          <w:rFonts w:eastAsia="楷体"/>
          <w:sz w:val="24"/>
        </w:rPr>
        <w:t>尽管</w:t>
      </w:r>
      <w:r w:rsidRPr="0048256F">
        <w:rPr>
          <w:rFonts w:eastAsia="楷体"/>
          <w:sz w:val="24"/>
        </w:rPr>
        <w:t>能通过计算全局和局部反应指标、福井函数等来预测分子或原子的亲核性</w:t>
      </w:r>
      <w:proofErr w:type="gramStart"/>
      <w:r w:rsidRPr="0048256F">
        <w:rPr>
          <w:rFonts w:eastAsia="楷体"/>
          <w:sz w:val="24"/>
        </w:rPr>
        <w:t>与亲电性</w:t>
      </w:r>
      <w:proofErr w:type="gramEnd"/>
      <w:r w:rsidRPr="0048256F">
        <w:rPr>
          <w:rFonts w:eastAsia="楷体"/>
          <w:sz w:val="24"/>
        </w:rPr>
        <w:t>，然而</w:t>
      </w:r>
      <w:r w:rsidR="009A586D" w:rsidRPr="0048256F">
        <w:rPr>
          <w:rFonts w:eastAsia="楷体"/>
          <w:sz w:val="24"/>
        </w:rPr>
        <w:t>对于上述自由基加成</w:t>
      </w:r>
      <w:r w:rsidR="009A586D" w:rsidRPr="0048256F">
        <w:rPr>
          <w:rFonts w:eastAsia="楷体" w:hint="eastAsia"/>
          <w:sz w:val="24"/>
        </w:rPr>
        <w:t>/</w:t>
      </w:r>
      <w:r w:rsidR="009A586D" w:rsidRPr="0048256F">
        <w:rPr>
          <w:rFonts w:eastAsia="楷体" w:hint="eastAsia"/>
          <w:sz w:val="24"/>
        </w:rPr>
        <w:t>偶联</w:t>
      </w:r>
      <w:r w:rsidR="009A586D" w:rsidRPr="0048256F">
        <w:rPr>
          <w:rFonts w:eastAsia="楷体"/>
          <w:sz w:val="24"/>
        </w:rPr>
        <w:t>反应，我们</w:t>
      </w:r>
      <w:r w:rsidR="003323A0" w:rsidRPr="0048256F">
        <w:rPr>
          <w:rFonts w:eastAsia="楷体" w:hint="eastAsia"/>
          <w:sz w:val="24"/>
        </w:rPr>
        <w:t>不容易</w:t>
      </w:r>
      <w:r w:rsidR="009A586D" w:rsidRPr="0048256F">
        <w:rPr>
          <w:rFonts w:eastAsia="楷体"/>
          <w:sz w:val="24"/>
        </w:rPr>
        <w:t>判断</w:t>
      </w:r>
      <w:r w:rsidR="003323A0" w:rsidRPr="0048256F">
        <w:rPr>
          <w:rFonts w:eastAsia="楷体" w:hint="eastAsia"/>
          <w:sz w:val="24"/>
        </w:rPr>
        <w:t>出自由基物种究竟是</w:t>
      </w:r>
      <w:proofErr w:type="gramStart"/>
      <w:r w:rsidR="003323A0" w:rsidRPr="0048256F">
        <w:rPr>
          <w:rFonts w:eastAsia="楷体" w:hint="eastAsia"/>
          <w:sz w:val="24"/>
        </w:rPr>
        <w:t>亲核还是亲电</w:t>
      </w:r>
      <w:proofErr w:type="gramEnd"/>
      <w:r w:rsidR="003323A0" w:rsidRPr="0048256F">
        <w:rPr>
          <w:rFonts w:eastAsia="楷体" w:hint="eastAsia"/>
          <w:sz w:val="24"/>
        </w:rPr>
        <w:t>的</w:t>
      </w:r>
      <w:r w:rsidR="009A586D" w:rsidRPr="0048256F">
        <w:rPr>
          <w:rFonts w:eastAsia="楷体"/>
          <w:sz w:val="24"/>
        </w:rPr>
        <w:t>，因此使用亲核</w:t>
      </w:r>
      <w:r w:rsidR="00644402" w:rsidRPr="0048256F">
        <w:rPr>
          <w:rFonts w:eastAsia="楷体" w:hint="eastAsia"/>
          <w:sz w:val="24"/>
        </w:rPr>
        <w:t>、</w:t>
      </w:r>
      <w:proofErr w:type="gramStart"/>
      <w:r w:rsidR="009A586D" w:rsidRPr="0048256F">
        <w:rPr>
          <w:rFonts w:eastAsia="楷体"/>
          <w:sz w:val="24"/>
        </w:rPr>
        <w:t>亲电指标</w:t>
      </w:r>
      <w:proofErr w:type="gramEnd"/>
      <w:r w:rsidR="009A586D" w:rsidRPr="0048256F">
        <w:rPr>
          <w:rFonts w:eastAsia="楷体"/>
          <w:sz w:val="24"/>
        </w:rPr>
        <w:t>往往无从下手。</w:t>
      </w:r>
    </w:p>
    <w:p w14:paraId="137E474A" w14:textId="25954086" w:rsidR="00E06909" w:rsidRPr="0048256F" w:rsidRDefault="00644402" w:rsidP="00EB46F0">
      <w:pPr>
        <w:pStyle w:val="TAMainText"/>
        <w:adjustRightInd w:val="0"/>
        <w:snapToGrid w:val="0"/>
        <w:spacing w:after="0" w:line="440" w:lineRule="exact"/>
        <w:ind w:firstLineChars="200" w:firstLine="480"/>
        <w:rPr>
          <w:rFonts w:eastAsia="楷体"/>
          <w:sz w:val="24"/>
        </w:rPr>
      </w:pPr>
      <w:r w:rsidRPr="0048256F">
        <w:rPr>
          <w:rFonts w:eastAsia="楷体"/>
          <w:bCs/>
          <w:sz w:val="24"/>
        </w:rPr>
        <w:t>休克尔分子轨道（</w:t>
      </w:r>
      <w:r w:rsidRPr="0048256F">
        <w:rPr>
          <w:rFonts w:eastAsia="楷体"/>
          <w:bCs/>
          <w:sz w:val="24"/>
        </w:rPr>
        <w:t>HMO</w:t>
      </w:r>
      <w:r w:rsidRPr="0048256F">
        <w:rPr>
          <w:rFonts w:eastAsia="楷体"/>
          <w:bCs/>
          <w:sz w:val="24"/>
        </w:rPr>
        <w:t>）</w:t>
      </w:r>
      <w:r w:rsidR="009A586D" w:rsidRPr="0048256F">
        <w:rPr>
          <w:rFonts w:eastAsia="楷体"/>
          <w:sz w:val="24"/>
        </w:rPr>
        <w:t>法中提到的自由价是比较理想的</w:t>
      </w:r>
      <w:r w:rsidRPr="0048256F">
        <w:rPr>
          <w:rFonts w:eastAsia="楷体"/>
          <w:sz w:val="24"/>
        </w:rPr>
        <w:t>用于预测自由基反应活性</w:t>
      </w:r>
      <w:r w:rsidRPr="0048256F">
        <w:rPr>
          <w:rFonts w:eastAsia="楷体" w:hint="eastAsia"/>
          <w:sz w:val="24"/>
        </w:rPr>
        <w:t>的</w:t>
      </w:r>
      <w:r w:rsidR="009A586D" w:rsidRPr="0048256F">
        <w:rPr>
          <w:rFonts w:eastAsia="楷体"/>
          <w:sz w:val="24"/>
        </w:rPr>
        <w:t>方法。然而，</w:t>
      </w:r>
      <w:r w:rsidR="009A586D" w:rsidRPr="0048256F">
        <w:rPr>
          <w:rFonts w:eastAsia="楷体"/>
          <w:sz w:val="24"/>
        </w:rPr>
        <w:t>HMO</w:t>
      </w:r>
      <w:r w:rsidR="009A586D" w:rsidRPr="0048256F">
        <w:rPr>
          <w:rFonts w:eastAsia="楷体"/>
          <w:sz w:val="24"/>
        </w:rPr>
        <w:t>法毕竟是一个近似的半经验量子化学计算方法，其计算的原子轨道组合系数和</w:t>
      </w:r>
      <w:r w:rsidR="009A586D" w:rsidRPr="0048256F">
        <w:rPr>
          <w:rFonts w:eastAsia="楷体"/>
          <w:sz w:val="24"/>
        </w:rPr>
        <w:t>π</w:t>
      </w:r>
      <w:r w:rsidR="009A586D" w:rsidRPr="0048256F">
        <w:rPr>
          <w:rFonts w:eastAsia="楷体"/>
          <w:sz w:val="24"/>
        </w:rPr>
        <w:t>键级非常不精确，这会导致其近似求解出的</w:t>
      </w:r>
      <w:r w:rsidR="009A586D" w:rsidRPr="0048256F">
        <w:rPr>
          <w:rFonts w:eastAsia="楷体"/>
          <w:sz w:val="24"/>
        </w:rPr>
        <w:t>π</w:t>
      </w:r>
      <w:r w:rsidR="009A586D" w:rsidRPr="0048256F">
        <w:rPr>
          <w:rFonts w:eastAsia="楷体"/>
          <w:sz w:val="24"/>
        </w:rPr>
        <w:t>键键级</w:t>
      </w:r>
      <w:r w:rsidR="00185FCF" w:rsidRPr="0048256F">
        <w:rPr>
          <w:rFonts w:eastAsia="楷体" w:hint="eastAsia"/>
          <w:sz w:val="24"/>
        </w:rPr>
        <w:t>对应</w:t>
      </w:r>
      <w:r w:rsidR="005C65AA" w:rsidRPr="0048256F">
        <w:rPr>
          <w:rFonts w:eastAsia="楷体" w:hint="eastAsia"/>
          <w:sz w:val="24"/>
        </w:rPr>
        <w:t>的</w:t>
      </w:r>
      <w:r w:rsidR="00185FCF" w:rsidRPr="0048256F">
        <w:rPr>
          <w:rFonts w:eastAsia="楷体" w:hint="eastAsia"/>
          <w:sz w:val="24"/>
        </w:rPr>
        <w:t>键长</w:t>
      </w:r>
      <w:r w:rsidR="005C65AA" w:rsidRPr="0048256F">
        <w:rPr>
          <w:rFonts w:eastAsia="楷体" w:hint="eastAsia"/>
          <w:sz w:val="24"/>
        </w:rPr>
        <w:t>等性质</w:t>
      </w:r>
      <w:r w:rsidR="009A586D" w:rsidRPr="0048256F">
        <w:rPr>
          <w:rFonts w:eastAsia="楷体"/>
          <w:sz w:val="24"/>
        </w:rPr>
        <w:t>跟实验</w:t>
      </w:r>
      <w:r w:rsidR="001D2909" w:rsidRPr="0048256F">
        <w:rPr>
          <w:rFonts w:eastAsia="楷体" w:hint="eastAsia"/>
          <w:sz w:val="24"/>
        </w:rPr>
        <w:t>结果</w:t>
      </w:r>
      <w:r w:rsidR="009A586D" w:rsidRPr="0048256F">
        <w:rPr>
          <w:rFonts w:eastAsia="楷体"/>
          <w:sz w:val="24"/>
        </w:rPr>
        <w:t>通常有较大出入，更不用说</w:t>
      </w:r>
      <w:r w:rsidR="00DC52EC" w:rsidRPr="0048256F">
        <w:rPr>
          <w:rFonts w:eastAsia="楷体" w:hint="eastAsia"/>
          <w:sz w:val="24"/>
        </w:rPr>
        <w:t>基于</w:t>
      </w:r>
      <w:r w:rsidR="00DC52EC" w:rsidRPr="0048256F">
        <w:rPr>
          <w:rFonts w:eastAsia="楷体"/>
          <w:sz w:val="24"/>
        </w:rPr>
        <w:t>π</w:t>
      </w:r>
      <w:r w:rsidR="00DC52EC" w:rsidRPr="0048256F">
        <w:rPr>
          <w:rFonts w:eastAsia="楷体"/>
          <w:sz w:val="24"/>
        </w:rPr>
        <w:t>键级</w:t>
      </w:r>
      <w:r w:rsidR="00DC52EC" w:rsidRPr="0048256F">
        <w:rPr>
          <w:rFonts w:eastAsia="楷体" w:hint="eastAsia"/>
          <w:sz w:val="24"/>
        </w:rPr>
        <w:t>的</w:t>
      </w:r>
      <w:r w:rsidR="009A586D" w:rsidRPr="0048256F">
        <w:rPr>
          <w:rFonts w:eastAsia="楷体"/>
          <w:sz w:val="24"/>
        </w:rPr>
        <w:t>自由价</w:t>
      </w:r>
      <w:r w:rsidR="00DC52EC" w:rsidRPr="0048256F">
        <w:rPr>
          <w:rFonts w:eastAsia="楷体"/>
          <w:sz w:val="24"/>
        </w:rPr>
        <w:t>计算</w:t>
      </w:r>
      <w:r w:rsidR="009A586D" w:rsidRPr="0048256F">
        <w:rPr>
          <w:rFonts w:eastAsia="楷体"/>
          <w:sz w:val="24"/>
        </w:rPr>
        <w:t>的精确性了。</w:t>
      </w:r>
      <w:r w:rsidR="00E06909" w:rsidRPr="0048256F">
        <w:rPr>
          <w:rFonts w:eastAsia="楷体"/>
          <w:sz w:val="24"/>
        </w:rPr>
        <w:t>关于</w:t>
      </w:r>
      <w:r w:rsidR="00E06909" w:rsidRPr="0048256F">
        <w:rPr>
          <w:rFonts w:eastAsia="楷体"/>
          <w:sz w:val="24"/>
        </w:rPr>
        <w:t>HMO</w:t>
      </w:r>
      <w:r w:rsidR="00E06909" w:rsidRPr="0048256F">
        <w:rPr>
          <w:rFonts w:eastAsia="楷体"/>
          <w:sz w:val="24"/>
        </w:rPr>
        <w:t>法计算的误差</w:t>
      </w:r>
      <w:r w:rsidR="00E06909" w:rsidRPr="0048256F">
        <w:rPr>
          <w:rFonts w:eastAsia="楷体" w:hint="eastAsia"/>
          <w:sz w:val="24"/>
        </w:rPr>
        <w:t>来源</w:t>
      </w:r>
      <w:r w:rsidR="00E06909" w:rsidRPr="0048256F">
        <w:rPr>
          <w:rFonts w:eastAsia="楷体"/>
          <w:sz w:val="24"/>
        </w:rPr>
        <w:t>，</w:t>
      </w:r>
      <w:r w:rsidR="00DC698B" w:rsidRPr="0048256F">
        <w:rPr>
          <w:rFonts w:eastAsia="楷体" w:hint="eastAsia"/>
          <w:sz w:val="24"/>
        </w:rPr>
        <w:t>本课题组</w:t>
      </w:r>
      <w:r w:rsidR="00E06909" w:rsidRPr="0048256F">
        <w:rPr>
          <w:rFonts w:eastAsia="楷体"/>
          <w:sz w:val="24"/>
        </w:rPr>
        <w:t>曾在《大学化学》杂志上发文粗浅地探讨过，</w:t>
      </w:r>
      <w:r w:rsidR="00E06909" w:rsidRPr="0048256F">
        <w:rPr>
          <w:rFonts w:eastAsia="楷体"/>
          <w:sz w:val="24"/>
        </w:rPr>
        <w:t>HMO</w:t>
      </w:r>
      <w:r w:rsidR="00E06909" w:rsidRPr="0048256F">
        <w:rPr>
          <w:rFonts w:eastAsia="楷体"/>
          <w:sz w:val="24"/>
        </w:rPr>
        <w:t>法是基于线性变分法推导</w:t>
      </w:r>
      <w:r w:rsidR="00140FCA" w:rsidRPr="0048256F">
        <w:rPr>
          <w:rFonts w:eastAsia="楷体" w:hint="eastAsia"/>
          <w:sz w:val="24"/>
        </w:rPr>
        <w:t>并求解</w:t>
      </w:r>
      <w:r w:rsidR="00E06909" w:rsidRPr="0048256F">
        <w:rPr>
          <w:rFonts w:eastAsia="楷体"/>
          <w:sz w:val="24"/>
        </w:rPr>
        <w:t>久期方程组，</w:t>
      </w:r>
      <w:r w:rsidR="005C65AA" w:rsidRPr="0048256F">
        <w:rPr>
          <w:rFonts w:eastAsia="楷体" w:hint="eastAsia"/>
          <w:bCs/>
          <w:sz w:val="24"/>
        </w:rPr>
        <w:t>其误差</w:t>
      </w:r>
      <w:r w:rsidR="00E06909" w:rsidRPr="0048256F">
        <w:rPr>
          <w:rFonts w:eastAsia="楷体"/>
          <w:bCs/>
          <w:sz w:val="24"/>
        </w:rPr>
        <w:t>主要</w:t>
      </w:r>
      <w:r w:rsidR="00E06909" w:rsidRPr="0048256F">
        <w:rPr>
          <w:rFonts w:eastAsia="楷体" w:hint="eastAsia"/>
          <w:bCs/>
          <w:sz w:val="24"/>
        </w:rPr>
        <w:t>因为</w:t>
      </w:r>
      <w:r w:rsidR="00E06909" w:rsidRPr="0048256F">
        <w:rPr>
          <w:rFonts w:eastAsia="楷体"/>
          <w:bCs/>
          <w:sz w:val="24"/>
        </w:rPr>
        <w:t>对于</w:t>
      </w:r>
      <w:r w:rsidR="00E06909" w:rsidRPr="0048256F">
        <w:rPr>
          <w:rFonts w:eastAsia="楷体"/>
          <w:bCs/>
          <w:sz w:val="24"/>
        </w:rPr>
        <w:t>H</w:t>
      </w:r>
      <w:r w:rsidR="00E06909" w:rsidRPr="0048256F">
        <w:rPr>
          <w:rFonts w:eastAsia="楷体"/>
          <w:bCs/>
          <w:sz w:val="24"/>
        </w:rPr>
        <w:t>和</w:t>
      </w:r>
      <w:r w:rsidR="00E06909" w:rsidRPr="0048256F">
        <w:rPr>
          <w:rFonts w:eastAsia="楷体"/>
          <w:bCs/>
          <w:sz w:val="24"/>
        </w:rPr>
        <w:t>S</w:t>
      </w:r>
      <w:r w:rsidR="00E06909" w:rsidRPr="0048256F">
        <w:rPr>
          <w:rFonts w:eastAsia="楷体"/>
          <w:bCs/>
          <w:sz w:val="24"/>
        </w:rPr>
        <w:t>积分的近似过于粗略</w:t>
      </w:r>
      <w:r w:rsidR="00140FCA" w:rsidRPr="0048256F">
        <w:rPr>
          <w:rFonts w:eastAsia="楷体"/>
          <w:sz w:val="24"/>
          <w:vertAlign w:val="superscript"/>
        </w:rPr>
        <w:t>[30]</w:t>
      </w:r>
      <w:r w:rsidR="00E06909" w:rsidRPr="0048256F">
        <w:rPr>
          <w:rFonts w:eastAsia="楷体"/>
          <w:sz w:val="24"/>
        </w:rPr>
        <w:t>。</w:t>
      </w:r>
      <w:r w:rsidR="00E06909" w:rsidRPr="0048256F">
        <w:rPr>
          <w:rFonts w:eastAsia="楷体"/>
          <w:b/>
          <w:bCs/>
          <w:sz w:val="24"/>
        </w:rPr>
        <w:t>申请人在郑州大学化学学院教授本科生的《结构化学》课程，</w:t>
      </w:r>
      <w:r w:rsidR="00385160" w:rsidRPr="0048256F">
        <w:rPr>
          <w:rFonts w:eastAsia="楷体" w:hint="eastAsia"/>
          <w:b/>
          <w:bCs/>
          <w:sz w:val="24"/>
        </w:rPr>
        <w:t>学生们对</w:t>
      </w:r>
      <w:r w:rsidR="00385160" w:rsidRPr="0048256F">
        <w:rPr>
          <w:rFonts w:eastAsia="楷体" w:hint="eastAsia"/>
          <w:b/>
          <w:bCs/>
          <w:sz w:val="24"/>
        </w:rPr>
        <w:t>HMO</w:t>
      </w:r>
      <w:r w:rsidR="00385160" w:rsidRPr="0048256F">
        <w:rPr>
          <w:rFonts w:eastAsia="楷体" w:hint="eastAsia"/>
          <w:b/>
          <w:bCs/>
          <w:sz w:val="24"/>
        </w:rPr>
        <w:t>法的计算误差来源及如何改进其计算精度均有疑问。</w:t>
      </w:r>
      <w:r w:rsidR="00E06909" w:rsidRPr="0048256F">
        <w:rPr>
          <w:rFonts w:eastAsia="楷体"/>
          <w:b/>
          <w:bCs/>
          <w:sz w:val="24"/>
        </w:rPr>
        <w:t>因此，</w:t>
      </w:r>
      <w:r w:rsidR="00385160" w:rsidRPr="0048256F">
        <w:rPr>
          <w:rFonts w:eastAsia="楷体" w:hint="eastAsia"/>
          <w:b/>
          <w:bCs/>
          <w:sz w:val="24"/>
        </w:rPr>
        <w:t>这</w:t>
      </w:r>
      <w:r w:rsidR="00E06909" w:rsidRPr="0048256F">
        <w:rPr>
          <w:rFonts w:eastAsia="楷体"/>
          <w:b/>
          <w:bCs/>
          <w:sz w:val="24"/>
        </w:rPr>
        <w:t>也是我们一直想</w:t>
      </w:r>
      <w:r w:rsidR="008D1441" w:rsidRPr="0048256F">
        <w:rPr>
          <w:rFonts w:eastAsia="楷体" w:hint="eastAsia"/>
          <w:b/>
          <w:bCs/>
          <w:sz w:val="24"/>
        </w:rPr>
        <w:t>继续</w:t>
      </w:r>
      <w:r w:rsidR="00E06909" w:rsidRPr="0048256F">
        <w:rPr>
          <w:rFonts w:eastAsia="楷体"/>
          <w:b/>
          <w:bCs/>
          <w:sz w:val="24"/>
        </w:rPr>
        <w:t>探讨并希望解决的</w:t>
      </w:r>
      <w:r w:rsidR="00385160" w:rsidRPr="0048256F">
        <w:rPr>
          <w:rFonts w:eastAsia="楷体" w:hint="eastAsia"/>
          <w:b/>
          <w:bCs/>
          <w:sz w:val="24"/>
        </w:rPr>
        <w:t>科学</w:t>
      </w:r>
      <w:r w:rsidR="00E06909" w:rsidRPr="0048256F">
        <w:rPr>
          <w:rFonts w:eastAsia="楷体"/>
          <w:b/>
          <w:bCs/>
          <w:sz w:val="24"/>
        </w:rPr>
        <w:t>问题之一</w:t>
      </w:r>
      <w:r w:rsidR="00E06909" w:rsidRPr="0048256F">
        <w:rPr>
          <w:rFonts w:eastAsia="楷体"/>
          <w:sz w:val="24"/>
        </w:rPr>
        <w:t>。</w:t>
      </w:r>
    </w:p>
    <w:p w14:paraId="15849D95" w14:textId="273833F2" w:rsidR="00193F7B" w:rsidRPr="0048256F" w:rsidRDefault="00DC52EC" w:rsidP="00E06909">
      <w:pPr>
        <w:pStyle w:val="TAMainText"/>
        <w:adjustRightInd w:val="0"/>
        <w:snapToGrid w:val="0"/>
        <w:spacing w:after="0" w:line="440" w:lineRule="exact"/>
        <w:ind w:firstLineChars="200" w:firstLine="480"/>
        <w:rPr>
          <w:rFonts w:eastAsia="楷体"/>
          <w:sz w:val="24"/>
        </w:rPr>
      </w:pPr>
      <w:r w:rsidRPr="0048256F">
        <w:rPr>
          <w:rFonts w:eastAsia="楷体" w:hint="eastAsia"/>
          <w:color w:val="000000" w:themeColor="text1"/>
          <w:sz w:val="24"/>
        </w:rPr>
        <w:t>值得一提的是，本课题组</w:t>
      </w:r>
      <w:r w:rsidR="004009B8" w:rsidRPr="0048256F">
        <w:rPr>
          <w:rFonts w:eastAsia="楷体" w:hint="eastAsia"/>
          <w:color w:val="000000" w:themeColor="text1"/>
          <w:sz w:val="24"/>
        </w:rPr>
        <w:t>曾</w:t>
      </w:r>
      <w:r w:rsidRPr="0048256F">
        <w:rPr>
          <w:rFonts w:eastAsia="楷体" w:hint="eastAsia"/>
          <w:color w:val="000000" w:themeColor="text1"/>
          <w:sz w:val="24"/>
        </w:rPr>
        <w:t>基于</w:t>
      </w:r>
      <w:r w:rsidRPr="0048256F">
        <w:rPr>
          <w:rFonts w:eastAsia="楷体"/>
          <w:color w:val="000000" w:themeColor="text1"/>
          <w:sz w:val="24"/>
        </w:rPr>
        <w:t>Ohmiya</w:t>
      </w:r>
      <w:r w:rsidRPr="0048256F">
        <w:rPr>
          <w:rFonts w:eastAsia="楷体" w:hint="eastAsia"/>
          <w:color w:val="000000" w:themeColor="text1"/>
          <w:sz w:val="24"/>
        </w:rPr>
        <w:t>组的实验报道</w:t>
      </w:r>
      <w:r w:rsidRPr="0048256F">
        <w:rPr>
          <w:rFonts w:eastAsia="楷体"/>
          <w:color w:val="000000" w:themeColor="text1"/>
          <w:sz w:val="24"/>
          <w:vertAlign w:val="superscript"/>
        </w:rPr>
        <w:t>[18]</w:t>
      </w:r>
      <w:r w:rsidRPr="0048256F">
        <w:rPr>
          <w:rFonts w:eastAsia="楷体" w:hint="eastAsia"/>
          <w:color w:val="000000" w:themeColor="text1"/>
          <w:sz w:val="24"/>
        </w:rPr>
        <w:t>选用一个</w:t>
      </w:r>
      <w:r w:rsidRPr="0048256F">
        <w:rPr>
          <w:rFonts w:eastAsia="楷体"/>
          <w:color w:val="000000" w:themeColor="text1"/>
          <w:sz w:val="24"/>
        </w:rPr>
        <w:t>NHC</w:t>
      </w:r>
      <w:r w:rsidRPr="0048256F">
        <w:rPr>
          <w:rFonts w:eastAsia="楷体" w:hint="eastAsia"/>
          <w:color w:val="000000" w:themeColor="text1"/>
          <w:sz w:val="24"/>
        </w:rPr>
        <w:t>催化双自由基偶联反应模型（如图</w:t>
      </w:r>
      <w:r w:rsidRPr="0048256F">
        <w:rPr>
          <w:rFonts w:eastAsia="楷体"/>
          <w:color w:val="000000" w:themeColor="text1"/>
          <w:sz w:val="24"/>
        </w:rPr>
        <w:t>3</w:t>
      </w:r>
      <w:r w:rsidRPr="0048256F">
        <w:rPr>
          <w:rFonts w:eastAsia="楷体" w:hint="eastAsia"/>
          <w:color w:val="000000" w:themeColor="text1"/>
          <w:sz w:val="24"/>
        </w:rPr>
        <w:t>），系统地计算和比较</w:t>
      </w:r>
      <w:r w:rsidR="00A3759A" w:rsidRPr="0048256F">
        <w:rPr>
          <w:rFonts w:eastAsia="楷体" w:hint="eastAsia"/>
          <w:color w:val="000000" w:themeColor="text1"/>
          <w:sz w:val="24"/>
        </w:rPr>
        <w:t>了</w:t>
      </w:r>
      <w:r w:rsidRPr="0048256F">
        <w:rPr>
          <w:rFonts w:eastAsia="楷体" w:hint="eastAsia"/>
          <w:color w:val="000000" w:themeColor="text1"/>
          <w:sz w:val="24"/>
        </w:rPr>
        <w:t>分步的质子转移</w:t>
      </w:r>
      <w:r w:rsidRPr="0048256F">
        <w:rPr>
          <w:rFonts w:eastAsia="楷体"/>
          <w:color w:val="000000" w:themeColor="text1"/>
          <w:sz w:val="24"/>
        </w:rPr>
        <w:t>-</w:t>
      </w:r>
      <w:r w:rsidRPr="0048256F">
        <w:rPr>
          <w:rFonts w:eastAsia="楷体" w:hint="eastAsia"/>
          <w:color w:val="000000" w:themeColor="text1"/>
          <w:sz w:val="24"/>
        </w:rPr>
        <w:t>电子转移（</w:t>
      </w:r>
      <w:r w:rsidRPr="0048256F">
        <w:rPr>
          <w:rFonts w:eastAsia="楷体"/>
          <w:color w:val="000000" w:themeColor="text1"/>
          <w:sz w:val="24"/>
        </w:rPr>
        <w:t>PT-ET</w:t>
      </w:r>
      <w:r w:rsidRPr="0048256F">
        <w:rPr>
          <w:rFonts w:eastAsia="楷体" w:hint="eastAsia"/>
          <w:color w:val="000000" w:themeColor="text1"/>
          <w:sz w:val="24"/>
        </w:rPr>
        <w:t>）、分步的电子转移</w:t>
      </w:r>
      <w:r w:rsidRPr="0048256F">
        <w:rPr>
          <w:rFonts w:eastAsia="楷体"/>
          <w:color w:val="000000" w:themeColor="text1"/>
          <w:sz w:val="24"/>
        </w:rPr>
        <w:t>-</w:t>
      </w:r>
      <w:r w:rsidRPr="0048256F">
        <w:rPr>
          <w:rFonts w:eastAsia="楷体" w:hint="eastAsia"/>
          <w:color w:val="000000" w:themeColor="text1"/>
          <w:sz w:val="24"/>
        </w:rPr>
        <w:t>质子转移（</w:t>
      </w:r>
      <w:r w:rsidRPr="0048256F">
        <w:rPr>
          <w:rFonts w:eastAsia="楷体"/>
          <w:color w:val="000000" w:themeColor="text1"/>
          <w:sz w:val="24"/>
        </w:rPr>
        <w:t>ET-PT</w:t>
      </w:r>
      <w:r w:rsidRPr="0048256F">
        <w:rPr>
          <w:rFonts w:eastAsia="楷体" w:hint="eastAsia"/>
          <w:color w:val="000000" w:themeColor="text1"/>
          <w:sz w:val="24"/>
        </w:rPr>
        <w:t>）和</w:t>
      </w:r>
      <w:r w:rsidR="00714954" w:rsidRPr="0048256F">
        <w:rPr>
          <w:rFonts w:eastAsia="楷体" w:hint="eastAsia"/>
          <w:bCs/>
          <w:color w:val="000000" w:themeColor="text1"/>
          <w:sz w:val="24"/>
        </w:rPr>
        <w:t>质子协同电子转移（</w:t>
      </w:r>
      <w:r w:rsidRPr="0048256F">
        <w:rPr>
          <w:rFonts w:eastAsia="楷体"/>
          <w:bCs/>
          <w:sz w:val="24"/>
        </w:rPr>
        <w:t>PCET</w:t>
      </w:r>
      <w:r w:rsidR="00714954" w:rsidRPr="0048256F">
        <w:rPr>
          <w:rFonts w:eastAsia="楷体" w:hint="eastAsia"/>
          <w:bCs/>
          <w:sz w:val="24"/>
        </w:rPr>
        <w:t>）</w:t>
      </w:r>
      <w:r w:rsidRPr="0048256F">
        <w:rPr>
          <w:rFonts w:eastAsia="楷体"/>
          <w:bCs/>
          <w:sz w:val="24"/>
        </w:rPr>
        <w:t>等可能</w:t>
      </w:r>
      <w:r w:rsidRPr="0048256F">
        <w:rPr>
          <w:rFonts w:eastAsia="楷体"/>
          <w:sz w:val="24"/>
        </w:rPr>
        <w:t>路径，证明了这个反应是通过</w:t>
      </w:r>
      <w:r w:rsidRPr="0048256F">
        <w:rPr>
          <w:rFonts w:eastAsia="楷体"/>
          <w:bCs/>
          <w:sz w:val="24"/>
        </w:rPr>
        <w:t>PCET</w:t>
      </w:r>
      <w:r w:rsidRPr="0048256F">
        <w:rPr>
          <w:rFonts w:eastAsia="楷体"/>
          <w:bCs/>
          <w:sz w:val="24"/>
        </w:rPr>
        <w:t>过程形成双自由基的</w:t>
      </w:r>
      <w:r w:rsidRPr="0048256F">
        <w:rPr>
          <w:rFonts w:eastAsia="楷体" w:hint="eastAsia"/>
          <w:bCs/>
          <w:sz w:val="24"/>
        </w:rPr>
        <w:t>，</w:t>
      </w:r>
      <w:r w:rsidRPr="0048256F">
        <w:rPr>
          <w:rFonts w:eastAsia="楷体" w:hint="eastAsia"/>
          <w:sz w:val="24"/>
        </w:rPr>
        <w:t>随后双自由基偶联形成新的</w:t>
      </w:r>
      <w:r w:rsidRPr="0048256F">
        <w:rPr>
          <w:rFonts w:eastAsia="楷体" w:hint="eastAsia"/>
          <w:sz w:val="24"/>
        </w:rPr>
        <w:t>C</w:t>
      </w:r>
      <w:r w:rsidRPr="0048256F">
        <w:rPr>
          <w:rFonts w:eastAsia="楷体"/>
          <w:sz w:val="24"/>
        </w:rPr>
        <w:t>-C</w:t>
      </w:r>
      <w:r w:rsidRPr="0048256F">
        <w:rPr>
          <w:rFonts w:eastAsia="楷体" w:hint="eastAsia"/>
          <w:sz w:val="24"/>
        </w:rPr>
        <w:t>键</w:t>
      </w:r>
      <w:r w:rsidRPr="0048256F">
        <w:rPr>
          <w:rFonts w:eastAsia="楷体"/>
          <w:sz w:val="24"/>
          <w:vertAlign w:val="superscript"/>
        </w:rPr>
        <w:t>[31]</w:t>
      </w:r>
      <w:r w:rsidRPr="0048256F">
        <w:rPr>
          <w:rFonts w:eastAsia="楷体"/>
          <w:bCs/>
          <w:sz w:val="24"/>
        </w:rPr>
        <w:t>。</w:t>
      </w:r>
      <w:r w:rsidR="00BF4E65" w:rsidRPr="0048256F">
        <w:rPr>
          <w:rFonts w:eastAsia="楷体" w:hint="eastAsia"/>
          <w:bCs/>
          <w:sz w:val="24"/>
        </w:rPr>
        <w:t>在此前的研究工作基础上，我们在本项目中拟对实验上报道的一系列</w:t>
      </w:r>
      <w:r w:rsidR="00BF4E65" w:rsidRPr="0048256F">
        <w:rPr>
          <w:rFonts w:eastAsia="楷体"/>
          <w:sz w:val="24"/>
        </w:rPr>
        <w:t>NHC</w:t>
      </w:r>
      <w:r w:rsidR="00BF4E65" w:rsidRPr="0048256F">
        <w:rPr>
          <w:rFonts w:eastAsia="楷体" w:hint="eastAsia"/>
          <w:sz w:val="24"/>
        </w:rPr>
        <w:t>催化的</w:t>
      </w:r>
      <w:r w:rsidR="0039565D" w:rsidRPr="0048256F">
        <w:rPr>
          <w:rFonts w:eastAsia="楷体" w:hint="eastAsia"/>
          <w:sz w:val="24"/>
        </w:rPr>
        <w:t>自由基</w:t>
      </w:r>
      <w:r w:rsidR="00BF4E65" w:rsidRPr="0048256F">
        <w:rPr>
          <w:rFonts w:eastAsia="楷体" w:hint="eastAsia"/>
          <w:sz w:val="24"/>
        </w:rPr>
        <w:t>反应</w:t>
      </w:r>
      <w:r w:rsidR="00512D1B" w:rsidRPr="0048256F">
        <w:rPr>
          <w:rFonts w:eastAsia="楷体" w:hint="eastAsia"/>
          <w:sz w:val="24"/>
        </w:rPr>
        <w:t>和</w:t>
      </w:r>
      <w:r w:rsidRPr="0048256F">
        <w:rPr>
          <w:rFonts w:eastAsia="楷体" w:hint="eastAsia"/>
          <w:sz w:val="24"/>
        </w:rPr>
        <w:t>基于</w:t>
      </w:r>
      <w:del w:id="15" w:author="Administrator" w:date="2022-02-27T19:13:00Z">
        <w:r w:rsidR="00714954" w:rsidRPr="0048256F" w:rsidDel="001E23C8">
          <w:rPr>
            <w:rFonts w:eastAsia="楷体" w:hint="eastAsia"/>
            <w:bCs/>
            <w:sz w:val="24"/>
          </w:rPr>
          <w:delText>中继的</w:delText>
        </w:r>
        <w:r w:rsidRPr="0048256F" w:rsidDel="001E23C8">
          <w:rPr>
            <w:rFonts w:eastAsia="楷体" w:hint="eastAsia"/>
            <w:sz w:val="24"/>
          </w:rPr>
          <w:delText>P</w:delText>
        </w:r>
        <w:r w:rsidRPr="0048256F" w:rsidDel="001E23C8">
          <w:rPr>
            <w:rFonts w:eastAsia="楷体"/>
            <w:sz w:val="24"/>
          </w:rPr>
          <w:delText>CET</w:delText>
        </w:r>
      </w:del>
      <w:ins w:id="16" w:author="Administrator" w:date="2022-02-27T19:13:00Z">
        <w:r w:rsidR="001E23C8">
          <w:rPr>
            <w:rFonts w:eastAsia="楷体" w:hint="eastAsia"/>
            <w:bCs/>
            <w:sz w:val="24"/>
          </w:rPr>
          <w:t>非绝热</w:t>
        </w:r>
        <w:r w:rsidR="001E23C8">
          <w:rPr>
            <w:rFonts w:eastAsia="楷体" w:hint="eastAsia"/>
            <w:bCs/>
            <w:sz w:val="24"/>
          </w:rPr>
          <w:t>PCET</w:t>
        </w:r>
      </w:ins>
      <w:r w:rsidRPr="0048256F">
        <w:rPr>
          <w:rFonts w:eastAsia="楷体" w:hint="eastAsia"/>
          <w:sz w:val="24"/>
        </w:rPr>
        <w:t>机制</w:t>
      </w:r>
      <w:r w:rsidR="00512D1B" w:rsidRPr="0048256F">
        <w:rPr>
          <w:rFonts w:eastAsia="楷体" w:hint="eastAsia"/>
          <w:sz w:val="24"/>
        </w:rPr>
        <w:t>设计</w:t>
      </w:r>
      <w:r w:rsidRPr="0048256F">
        <w:rPr>
          <w:rFonts w:eastAsia="楷体" w:hint="eastAsia"/>
          <w:sz w:val="24"/>
        </w:rPr>
        <w:t>的</w:t>
      </w:r>
      <w:r w:rsidR="00512D1B" w:rsidRPr="0048256F">
        <w:rPr>
          <w:rFonts w:eastAsia="楷体" w:hint="eastAsia"/>
          <w:sz w:val="24"/>
        </w:rPr>
        <w:t>模型反应</w:t>
      </w:r>
      <w:r w:rsidR="00BF4E65" w:rsidRPr="0048256F">
        <w:rPr>
          <w:rFonts w:eastAsia="楷体" w:hint="eastAsia"/>
          <w:sz w:val="24"/>
        </w:rPr>
        <w:t>进行理论研究</w:t>
      </w:r>
      <w:r w:rsidRPr="0048256F">
        <w:rPr>
          <w:rFonts w:eastAsia="楷体" w:hint="eastAsia"/>
          <w:sz w:val="24"/>
        </w:rPr>
        <w:t>，</w:t>
      </w:r>
      <w:r w:rsidR="00FE145D" w:rsidRPr="0048256F">
        <w:rPr>
          <w:rFonts w:eastAsia="楷体" w:hint="eastAsia"/>
          <w:sz w:val="24"/>
        </w:rPr>
        <w:t>探讨</w:t>
      </w:r>
      <w:del w:id="17" w:author="Administrator" w:date="2022-02-27T19:13:00Z">
        <w:r w:rsidR="00BF4E65" w:rsidRPr="0048256F" w:rsidDel="001E23C8">
          <w:rPr>
            <w:rFonts w:eastAsia="楷体" w:hint="eastAsia"/>
            <w:bCs/>
            <w:sz w:val="24"/>
          </w:rPr>
          <w:delText>中继的</w:delText>
        </w:r>
        <w:r w:rsidR="00BF4E65" w:rsidRPr="0048256F" w:rsidDel="001E23C8">
          <w:rPr>
            <w:rFonts w:eastAsia="楷体"/>
            <w:bCs/>
            <w:sz w:val="24"/>
          </w:rPr>
          <w:delText>PCET</w:delText>
        </w:r>
      </w:del>
      <w:ins w:id="18" w:author="Administrator" w:date="2022-02-27T19:13:00Z">
        <w:r w:rsidR="001E23C8">
          <w:rPr>
            <w:rFonts w:eastAsia="楷体" w:hint="eastAsia"/>
            <w:bCs/>
            <w:sz w:val="24"/>
          </w:rPr>
          <w:t>非绝热</w:t>
        </w:r>
        <w:r w:rsidR="001E23C8">
          <w:rPr>
            <w:rFonts w:eastAsia="楷体" w:hint="eastAsia"/>
            <w:bCs/>
            <w:sz w:val="24"/>
          </w:rPr>
          <w:t>PCET</w:t>
        </w:r>
      </w:ins>
      <w:r w:rsidR="00DC698B" w:rsidRPr="0048256F">
        <w:rPr>
          <w:rFonts w:eastAsia="楷体" w:hint="eastAsia"/>
          <w:bCs/>
          <w:sz w:val="24"/>
        </w:rPr>
        <w:t>机制</w:t>
      </w:r>
      <w:r w:rsidR="00BF4E65" w:rsidRPr="0048256F">
        <w:rPr>
          <w:rFonts w:eastAsia="楷体" w:hint="eastAsia"/>
          <w:bCs/>
          <w:sz w:val="24"/>
        </w:rPr>
        <w:t>的</w:t>
      </w:r>
      <w:r w:rsidR="0039565D" w:rsidRPr="0048256F">
        <w:rPr>
          <w:rFonts w:eastAsia="楷体" w:hint="eastAsia"/>
          <w:bCs/>
          <w:sz w:val="24"/>
        </w:rPr>
        <w:t>普遍</w:t>
      </w:r>
      <w:r w:rsidR="00BF4E65" w:rsidRPr="0048256F">
        <w:rPr>
          <w:rFonts w:eastAsia="楷体" w:hint="eastAsia"/>
          <w:bCs/>
          <w:sz w:val="24"/>
        </w:rPr>
        <w:t>性</w:t>
      </w:r>
      <w:r w:rsidR="00FE145D" w:rsidRPr="0048256F">
        <w:rPr>
          <w:rFonts w:eastAsia="楷体" w:hint="eastAsia"/>
          <w:bCs/>
          <w:sz w:val="24"/>
        </w:rPr>
        <w:t>，提出设计基于</w:t>
      </w:r>
      <w:r w:rsidRPr="0048256F">
        <w:rPr>
          <w:rFonts w:eastAsia="楷体" w:hint="eastAsia"/>
          <w:bCs/>
          <w:sz w:val="24"/>
        </w:rPr>
        <w:t>此</w:t>
      </w:r>
      <w:r w:rsidR="00FE145D" w:rsidRPr="0048256F">
        <w:rPr>
          <w:rFonts w:eastAsia="楷体" w:hint="eastAsia"/>
          <w:bCs/>
          <w:sz w:val="24"/>
        </w:rPr>
        <w:t>模型的自由基反应的可行性方案</w:t>
      </w:r>
      <w:r w:rsidR="00BF4E65" w:rsidRPr="0048256F">
        <w:rPr>
          <w:rFonts w:eastAsia="楷体"/>
          <w:bCs/>
          <w:sz w:val="24"/>
        </w:rPr>
        <w:t>。此外，</w:t>
      </w:r>
      <w:r w:rsidR="00BF4E65" w:rsidRPr="0048256F">
        <w:rPr>
          <w:rFonts w:eastAsia="楷体" w:hint="eastAsia"/>
          <w:bCs/>
          <w:sz w:val="24"/>
        </w:rPr>
        <w:t>我们在本项目中</w:t>
      </w:r>
      <w:r w:rsidR="00036439" w:rsidRPr="0048256F">
        <w:rPr>
          <w:rFonts w:eastAsia="楷体" w:hint="eastAsia"/>
          <w:bCs/>
          <w:sz w:val="24"/>
        </w:rPr>
        <w:t>拟通过</w:t>
      </w:r>
      <w:r w:rsidR="00BF4E65" w:rsidRPr="0048256F">
        <w:rPr>
          <w:rFonts w:eastAsia="楷体" w:hint="eastAsia"/>
          <w:bCs/>
          <w:sz w:val="24"/>
        </w:rPr>
        <w:t>基于</w:t>
      </w:r>
      <w:r w:rsidR="00723BB1" w:rsidRPr="0048256F">
        <w:rPr>
          <w:rFonts w:eastAsia="楷体" w:hint="eastAsia"/>
          <w:bCs/>
          <w:sz w:val="24"/>
        </w:rPr>
        <w:t>高精度</w:t>
      </w:r>
      <w:r w:rsidR="00036439" w:rsidRPr="0048256F">
        <w:rPr>
          <w:rFonts w:eastAsia="楷体" w:hint="eastAsia"/>
          <w:bCs/>
          <w:sz w:val="24"/>
        </w:rPr>
        <w:t>方法</w:t>
      </w:r>
      <w:r w:rsidR="00BF4E65" w:rsidRPr="0048256F">
        <w:rPr>
          <w:rFonts w:eastAsia="楷体" w:hint="eastAsia"/>
          <w:bCs/>
          <w:sz w:val="24"/>
        </w:rPr>
        <w:t>的</w:t>
      </w:r>
      <w:r w:rsidR="00BF4E65" w:rsidRPr="0048256F">
        <w:rPr>
          <w:rStyle w:val="ae"/>
          <w:rFonts w:eastAsia="楷体"/>
          <w:i w:val="0"/>
          <w:sz w:val="24"/>
          <w:shd w:val="clear" w:color="auto" w:fill="FFFFFF"/>
        </w:rPr>
        <w:t>π</w:t>
      </w:r>
      <w:r w:rsidR="00BF4E65" w:rsidRPr="0048256F">
        <w:rPr>
          <w:rStyle w:val="ae"/>
          <w:rFonts w:eastAsia="楷体" w:hint="eastAsia"/>
          <w:i w:val="0"/>
          <w:sz w:val="24"/>
          <w:shd w:val="clear" w:color="auto" w:fill="FFFFFF"/>
        </w:rPr>
        <w:t>键键级及</w:t>
      </w:r>
      <w:r w:rsidR="00BF4E65" w:rsidRPr="0048256F">
        <w:rPr>
          <w:rFonts w:eastAsia="楷体" w:hint="eastAsia"/>
          <w:bCs/>
          <w:sz w:val="24"/>
        </w:rPr>
        <w:t>相对自由价的计算来预测</w:t>
      </w:r>
      <w:r w:rsidR="00493CE7" w:rsidRPr="0048256F">
        <w:rPr>
          <w:rFonts w:eastAsia="楷体" w:hint="eastAsia"/>
          <w:bCs/>
          <w:sz w:val="24"/>
        </w:rPr>
        <w:t>反应的化学选择性</w:t>
      </w:r>
      <w:r w:rsidR="00BF4E65" w:rsidRPr="0048256F">
        <w:rPr>
          <w:rFonts w:eastAsia="楷体" w:hint="eastAsia"/>
          <w:bCs/>
          <w:sz w:val="24"/>
        </w:rPr>
        <w:t>，并将加入校正因子来改进半经验的</w:t>
      </w:r>
      <w:r w:rsidR="009A586D" w:rsidRPr="0048256F">
        <w:rPr>
          <w:rFonts w:eastAsia="楷体" w:hint="eastAsia"/>
          <w:bCs/>
          <w:sz w:val="24"/>
        </w:rPr>
        <w:t>H</w:t>
      </w:r>
      <w:r w:rsidR="009A586D" w:rsidRPr="0048256F">
        <w:rPr>
          <w:rFonts w:eastAsia="楷体"/>
          <w:bCs/>
          <w:sz w:val="24"/>
        </w:rPr>
        <w:t>MO</w:t>
      </w:r>
      <w:r w:rsidR="00BF4E65" w:rsidRPr="0048256F">
        <w:rPr>
          <w:rFonts w:eastAsia="楷体" w:hint="eastAsia"/>
          <w:bCs/>
          <w:sz w:val="24"/>
        </w:rPr>
        <w:t>法计算</w:t>
      </w:r>
      <w:r w:rsidR="00BF4E65" w:rsidRPr="0048256F">
        <w:rPr>
          <w:rStyle w:val="ae"/>
          <w:rFonts w:eastAsia="楷体"/>
          <w:i w:val="0"/>
          <w:sz w:val="24"/>
          <w:shd w:val="clear" w:color="auto" w:fill="FFFFFF"/>
        </w:rPr>
        <w:t>π</w:t>
      </w:r>
      <w:r w:rsidR="00BF4E65" w:rsidRPr="0048256F">
        <w:rPr>
          <w:rStyle w:val="ae"/>
          <w:rFonts w:eastAsia="楷体" w:hint="eastAsia"/>
          <w:i w:val="0"/>
          <w:sz w:val="24"/>
          <w:shd w:val="clear" w:color="auto" w:fill="FFFFFF"/>
        </w:rPr>
        <w:t>键键级的精度</w:t>
      </w:r>
      <w:r w:rsidR="00BF4E65" w:rsidRPr="0048256F">
        <w:rPr>
          <w:rFonts w:eastAsia="楷体"/>
          <w:bCs/>
          <w:sz w:val="24"/>
        </w:rPr>
        <w:t>。</w:t>
      </w:r>
      <w:r w:rsidR="00D04375" w:rsidRPr="00151776">
        <w:rPr>
          <w:rFonts w:eastAsia="楷体" w:hint="eastAsia"/>
          <w:b/>
          <w:bCs/>
          <w:sz w:val="24"/>
        </w:rPr>
        <w:t>随着本项目的开展</w:t>
      </w:r>
      <w:r w:rsidR="0007248A" w:rsidRPr="00151776">
        <w:rPr>
          <w:rFonts w:eastAsia="楷体" w:hint="eastAsia"/>
          <w:b/>
          <w:bCs/>
          <w:sz w:val="24"/>
        </w:rPr>
        <w:t>，</w:t>
      </w:r>
      <w:r w:rsidR="00AC30DE" w:rsidRPr="0048256F">
        <w:rPr>
          <w:rFonts w:eastAsia="楷体" w:hint="eastAsia"/>
          <w:b/>
          <w:sz w:val="24"/>
        </w:rPr>
        <w:t>我们相信</w:t>
      </w:r>
      <w:del w:id="19" w:author="Administrator" w:date="2022-02-27T19:13:00Z">
        <w:r w:rsidR="004B2108" w:rsidRPr="0048256F" w:rsidDel="001E23C8">
          <w:rPr>
            <w:rFonts w:eastAsia="楷体" w:hint="eastAsia"/>
            <w:b/>
            <w:sz w:val="24"/>
          </w:rPr>
          <w:delText>中继的</w:delText>
        </w:r>
        <w:r w:rsidR="004B2108" w:rsidRPr="0048256F" w:rsidDel="001E23C8">
          <w:rPr>
            <w:rFonts w:eastAsia="楷体"/>
            <w:b/>
            <w:sz w:val="24"/>
          </w:rPr>
          <w:delText>PCET</w:delText>
        </w:r>
      </w:del>
      <w:ins w:id="20" w:author="Administrator" w:date="2022-02-27T19:13:00Z">
        <w:r w:rsidR="001E23C8">
          <w:rPr>
            <w:rFonts w:eastAsia="楷体" w:hint="eastAsia"/>
            <w:b/>
            <w:sz w:val="24"/>
          </w:rPr>
          <w:t>非绝热</w:t>
        </w:r>
        <w:r w:rsidR="001E23C8">
          <w:rPr>
            <w:rFonts w:eastAsia="楷体" w:hint="eastAsia"/>
            <w:b/>
            <w:sz w:val="24"/>
          </w:rPr>
          <w:t>PCET</w:t>
        </w:r>
      </w:ins>
      <w:r w:rsidR="00AC30DE" w:rsidRPr="0048256F">
        <w:rPr>
          <w:rFonts w:eastAsia="楷体" w:hint="eastAsia"/>
          <w:b/>
          <w:sz w:val="24"/>
        </w:rPr>
        <w:t>模型和</w:t>
      </w:r>
      <w:r w:rsidR="004B2108" w:rsidRPr="0048256F">
        <w:rPr>
          <w:rFonts w:eastAsia="楷体" w:hint="eastAsia"/>
          <w:b/>
          <w:sz w:val="24"/>
        </w:rPr>
        <w:t>高精度的自由价计算</w:t>
      </w:r>
      <w:r w:rsidR="00AC30DE" w:rsidRPr="0048256F">
        <w:rPr>
          <w:rFonts w:eastAsia="楷体" w:hint="eastAsia"/>
          <w:b/>
          <w:sz w:val="24"/>
        </w:rPr>
        <w:t>方法</w:t>
      </w:r>
      <w:r w:rsidR="004B2108" w:rsidRPr="0048256F">
        <w:rPr>
          <w:rFonts w:eastAsia="楷体" w:hint="eastAsia"/>
          <w:b/>
          <w:sz w:val="24"/>
        </w:rPr>
        <w:t>将会在理论探究类似自由基反应机制及其化学选择性方面起到积极的引领作用，且能很好地拓展理论与量子化学在有机合成化学前沿领域的应用</w:t>
      </w:r>
      <w:r w:rsidR="004B2108" w:rsidRPr="0048256F">
        <w:rPr>
          <w:rFonts w:eastAsia="楷体" w:hint="eastAsia"/>
          <w:bCs/>
          <w:sz w:val="24"/>
        </w:rPr>
        <w:t>。</w:t>
      </w:r>
    </w:p>
    <w:p w14:paraId="1B9E133B" w14:textId="3D232DC3" w:rsidR="00193F7B" w:rsidRPr="0048256F" w:rsidRDefault="00955D8E">
      <w:pPr>
        <w:pStyle w:val="TAMainText"/>
        <w:adjustRightInd w:val="0"/>
        <w:snapToGrid w:val="0"/>
        <w:spacing w:after="0" w:line="360" w:lineRule="auto"/>
        <w:jc w:val="center"/>
      </w:pPr>
      <w:r w:rsidRPr="0048256F">
        <w:object w:dxaOrig="7742" w:dyaOrig="5033" w14:anchorId="79AF8175">
          <v:shape id="_x0000_i1027" type="#_x0000_t75" style="width:278.25pt;height:181.5pt" o:ole="">
            <v:imagedata r:id="rId13" o:title=""/>
          </v:shape>
          <o:OLEObject Type="Embed" ProgID="ChemDraw.Document.6.0" ShapeID="_x0000_i1027" DrawAspect="Content" ObjectID="_1707558880" r:id="rId14"/>
        </w:object>
      </w:r>
    </w:p>
    <w:p w14:paraId="1A547775" w14:textId="5AC044F1" w:rsidR="00193F7B" w:rsidRPr="0048256F" w:rsidRDefault="00BF4E65" w:rsidP="005A0D88">
      <w:pPr>
        <w:adjustRightInd w:val="0"/>
        <w:snapToGrid w:val="0"/>
        <w:spacing w:line="440" w:lineRule="exact"/>
        <w:jc w:val="center"/>
        <w:rPr>
          <w:rFonts w:eastAsia="楷体"/>
          <w:bCs/>
          <w:sz w:val="24"/>
          <w:szCs w:val="24"/>
        </w:rPr>
      </w:pPr>
      <w:r w:rsidRPr="0048256F">
        <w:rPr>
          <w:rFonts w:eastAsia="楷体"/>
          <w:bCs/>
          <w:sz w:val="24"/>
          <w:szCs w:val="24"/>
        </w:rPr>
        <w:t>图</w:t>
      </w:r>
      <w:r w:rsidRPr="0048256F">
        <w:rPr>
          <w:rFonts w:eastAsia="楷体"/>
          <w:bCs/>
          <w:sz w:val="24"/>
          <w:szCs w:val="24"/>
        </w:rPr>
        <w:t>3.</w:t>
      </w:r>
      <w:r w:rsidR="000673A4" w:rsidRPr="0048256F">
        <w:rPr>
          <w:rFonts w:eastAsia="楷体"/>
          <w:bCs/>
          <w:sz w:val="24"/>
          <w:szCs w:val="24"/>
        </w:rPr>
        <w:t xml:space="preserve"> </w:t>
      </w:r>
      <w:r w:rsidRPr="0048256F">
        <w:rPr>
          <w:rFonts w:eastAsia="楷体"/>
          <w:bCs/>
          <w:sz w:val="24"/>
          <w:szCs w:val="24"/>
        </w:rPr>
        <w:t>前期做过的</w:t>
      </w:r>
      <w:r w:rsidRPr="0048256F">
        <w:rPr>
          <w:rFonts w:eastAsia="楷体"/>
          <w:bCs/>
          <w:sz w:val="24"/>
          <w:szCs w:val="24"/>
        </w:rPr>
        <w:t>NHC</w:t>
      </w:r>
      <w:r w:rsidRPr="0048256F">
        <w:rPr>
          <w:rFonts w:eastAsia="楷体"/>
          <w:bCs/>
          <w:sz w:val="24"/>
          <w:szCs w:val="24"/>
        </w:rPr>
        <w:t>催化双自由基偶联反应模型研究</w:t>
      </w:r>
    </w:p>
    <w:p w14:paraId="35777FBF" w14:textId="77777777" w:rsidR="00193F7B" w:rsidRPr="0048256F" w:rsidRDefault="00193F7B" w:rsidP="008A78C7">
      <w:pPr>
        <w:adjustRightInd w:val="0"/>
        <w:snapToGrid w:val="0"/>
        <w:spacing w:line="440" w:lineRule="exact"/>
        <w:rPr>
          <w:rFonts w:eastAsia="楷体"/>
          <w:bCs/>
          <w:sz w:val="24"/>
          <w:szCs w:val="24"/>
        </w:rPr>
      </w:pPr>
    </w:p>
    <w:p w14:paraId="446C9DB9" w14:textId="77777777" w:rsidR="00193F7B" w:rsidRPr="0048256F" w:rsidRDefault="00BF4E65" w:rsidP="008A78C7">
      <w:pPr>
        <w:adjustRightInd w:val="0"/>
        <w:snapToGrid w:val="0"/>
        <w:spacing w:line="440" w:lineRule="exact"/>
        <w:rPr>
          <w:rFonts w:eastAsia="楷体"/>
          <w:b/>
          <w:bCs/>
          <w:sz w:val="24"/>
          <w:szCs w:val="24"/>
        </w:rPr>
      </w:pPr>
      <w:r w:rsidRPr="0048256F">
        <w:rPr>
          <w:rFonts w:eastAsia="楷体"/>
          <w:b/>
          <w:bCs/>
          <w:sz w:val="24"/>
          <w:szCs w:val="24"/>
        </w:rPr>
        <w:t>参考文献：</w:t>
      </w:r>
    </w:p>
    <w:p w14:paraId="15EBAC29" w14:textId="71785C8A" w:rsidR="00193F7B" w:rsidRPr="0048256F" w:rsidRDefault="00BF4E65" w:rsidP="008A78C7">
      <w:pPr>
        <w:adjustRightInd w:val="0"/>
        <w:snapToGrid w:val="0"/>
        <w:rPr>
          <w:rFonts w:eastAsia="Times New Roman"/>
          <w:lang w:val="en-AU" w:eastAsia="en-GB"/>
        </w:rPr>
      </w:pPr>
      <w:r w:rsidRPr="0048256F">
        <w:t xml:space="preserve">(1) Kwon, K.; Simons, R. T.; Nandakumar, M.; Roizen, J. L. Strategies to Generate Nitrogen-Centered Radicals That May Rely on Photoredox Catalysis: Development in Reaction Methodology and Applications in Organic Synthesis. </w:t>
      </w:r>
      <w:r w:rsidRPr="0048256F">
        <w:rPr>
          <w:i/>
        </w:rPr>
        <w:t xml:space="preserve">Chem. Rev. </w:t>
      </w:r>
      <w:r w:rsidRPr="0048256F">
        <w:rPr>
          <w:b/>
        </w:rPr>
        <w:t>2022</w:t>
      </w:r>
      <w:r w:rsidR="00B0308D" w:rsidRPr="0048256F">
        <w:t>,</w:t>
      </w:r>
      <w:r w:rsidRPr="0048256F">
        <w:rPr>
          <w:b/>
        </w:rPr>
        <w:t xml:space="preserve"> </w:t>
      </w:r>
      <w:r w:rsidRPr="0048256F">
        <w:rPr>
          <w:rFonts w:eastAsia="Times New Roman"/>
          <w:i/>
          <w:iCs/>
          <w:lang w:val="en-AU" w:eastAsia="en-GB"/>
        </w:rPr>
        <w:t>122</w:t>
      </w:r>
      <w:r w:rsidRPr="0048256F">
        <w:rPr>
          <w:rFonts w:eastAsia="Times New Roman"/>
          <w:lang w:val="en-AU" w:eastAsia="en-GB"/>
        </w:rPr>
        <w:t>, 2353</w:t>
      </w:r>
      <w:r w:rsidRPr="0048256F">
        <w:rPr>
          <w:lang w:val="en-AU"/>
        </w:rPr>
        <w:t>-</w:t>
      </w:r>
      <w:r w:rsidRPr="0048256F">
        <w:rPr>
          <w:rFonts w:eastAsia="Times New Roman"/>
          <w:lang w:val="en-AU" w:eastAsia="en-GB"/>
        </w:rPr>
        <w:t>2428.</w:t>
      </w:r>
    </w:p>
    <w:p w14:paraId="0D384E3B" w14:textId="77777777" w:rsidR="00193F7B" w:rsidRPr="0048256F" w:rsidRDefault="00BF4E65" w:rsidP="008A78C7">
      <w:pPr>
        <w:pStyle w:val="EndNoteBibliography"/>
        <w:adjustRightInd w:val="0"/>
        <w:snapToGrid w:val="0"/>
        <w:rPr>
          <w:rFonts w:cs="Times New Roman"/>
        </w:rPr>
      </w:pPr>
      <w:r w:rsidRPr="0048256F">
        <w:rPr>
          <w:rFonts w:cs="Times New Roman"/>
        </w:rPr>
        <w:t>(2) Shu, C.; Noble, A.; Aggarwal, V. K. Metal-Free Photoinduced C(</w:t>
      </w:r>
      <w:r w:rsidRPr="0048256F">
        <w:rPr>
          <w:rFonts w:cs="Times New Roman"/>
          <w:i/>
          <w:iCs/>
        </w:rPr>
        <w:t>sp</w:t>
      </w:r>
      <w:r w:rsidRPr="0048256F">
        <w:rPr>
          <w:rFonts w:cs="Times New Roman"/>
          <w:i/>
          <w:iCs/>
          <w:vertAlign w:val="superscript"/>
        </w:rPr>
        <w:t>3</w:t>
      </w:r>
      <w:r w:rsidRPr="0048256F">
        <w:rPr>
          <w:rFonts w:cs="Times New Roman"/>
        </w:rPr>
        <w:t xml:space="preserve">)–H Borylation of Alkanes. </w:t>
      </w:r>
      <w:r w:rsidRPr="0048256F">
        <w:rPr>
          <w:rFonts w:cs="Times New Roman"/>
          <w:i/>
        </w:rPr>
        <w:t xml:space="preserve">Nature </w:t>
      </w:r>
      <w:r w:rsidRPr="0048256F">
        <w:rPr>
          <w:rFonts w:cs="Times New Roman"/>
          <w:b/>
        </w:rPr>
        <w:t>2020</w:t>
      </w:r>
      <w:r w:rsidRPr="0048256F">
        <w:rPr>
          <w:rFonts w:cs="Times New Roman"/>
        </w:rPr>
        <w:t xml:space="preserve">, </w:t>
      </w:r>
      <w:r w:rsidRPr="0048256F">
        <w:rPr>
          <w:rFonts w:cs="Times New Roman"/>
          <w:i/>
        </w:rPr>
        <w:t>586</w:t>
      </w:r>
      <w:r w:rsidRPr="0048256F">
        <w:rPr>
          <w:rFonts w:cs="Times New Roman"/>
        </w:rPr>
        <w:t>, 714-719.</w:t>
      </w:r>
    </w:p>
    <w:p w14:paraId="441DDCCA"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(3) Wang, F.; Stahl, S. S. Electrochemical Oxidation of Organic Molecules at Lower Overpotential: Accessing Broader Functional Group Compatibility with Electron−Proton Transfer Mediators. </w:t>
      </w:r>
      <w:r w:rsidRPr="0048256F">
        <w:rPr>
          <w:rFonts w:cs="Times New Roman"/>
          <w:i/>
        </w:rPr>
        <w:t xml:space="preserve">Acc. Chem. Res. </w:t>
      </w:r>
      <w:r w:rsidRPr="0048256F">
        <w:rPr>
          <w:rFonts w:cs="Times New Roman"/>
          <w:b/>
        </w:rPr>
        <w:t>2020</w:t>
      </w:r>
      <w:r w:rsidRPr="0048256F">
        <w:rPr>
          <w:rFonts w:cs="Times New Roman"/>
        </w:rPr>
        <w:t xml:space="preserve">, </w:t>
      </w:r>
      <w:r w:rsidRPr="0048256F">
        <w:rPr>
          <w:rFonts w:cs="Times New Roman"/>
          <w:i/>
        </w:rPr>
        <w:t>53</w:t>
      </w:r>
      <w:r w:rsidRPr="0048256F">
        <w:rPr>
          <w:rFonts w:cs="Times New Roman"/>
        </w:rPr>
        <w:t>, 561-574.</w:t>
      </w:r>
    </w:p>
    <w:p w14:paraId="48AC036E" w14:textId="0B0BDD73" w:rsidR="00193F7B" w:rsidRPr="0048256F" w:rsidRDefault="00BF4E65" w:rsidP="008A78C7">
      <w:pPr>
        <w:pStyle w:val="EndNoteBibliography"/>
        <w:adjustRightInd w:val="0"/>
        <w:snapToGrid w:val="0"/>
        <w:rPr>
          <w:rFonts w:cs="Times New Roman"/>
        </w:rPr>
      </w:pPr>
      <w:r w:rsidRPr="0048256F">
        <w:rPr>
          <w:rFonts w:cs="Times New Roman"/>
        </w:rPr>
        <w:t>(4) Holst, D. E.; Wang, D.</w:t>
      </w:r>
      <w:r w:rsidR="0074553D" w:rsidRPr="0048256F">
        <w:rPr>
          <w:rFonts w:cs="Times New Roman"/>
        </w:rPr>
        <w:t>-</w:t>
      </w:r>
      <w:r w:rsidRPr="0048256F">
        <w:rPr>
          <w:rFonts w:cs="Times New Roman"/>
        </w:rPr>
        <w:t xml:space="preserve">J.; Kim, M. J.; Guzei, I. A.; Wickens, Z. K. Aziridine Synthesis by Coupling Amines and Alkenes via an Electrogenerated Dication. </w:t>
      </w:r>
      <w:r w:rsidRPr="0048256F">
        <w:rPr>
          <w:rFonts w:cs="Times New Roman"/>
          <w:i/>
        </w:rPr>
        <w:t xml:space="preserve">Nature </w:t>
      </w:r>
      <w:r w:rsidRPr="0048256F">
        <w:rPr>
          <w:rFonts w:cs="Times New Roman"/>
          <w:b/>
        </w:rPr>
        <w:t>2021</w:t>
      </w:r>
      <w:r w:rsidRPr="0048256F">
        <w:rPr>
          <w:rFonts w:cs="Times New Roman"/>
        </w:rPr>
        <w:t xml:space="preserve">, </w:t>
      </w:r>
      <w:r w:rsidRPr="0048256F">
        <w:rPr>
          <w:rFonts w:cs="Times New Roman"/>
          <w:i/>
        </w:rPr>
        <w:t>596</w:t>
      </w:r>
      <w:r w:rsidRPr="0048256F">
        <w:rPr>
          <w:rFonts w:cs="Times New Roman"/>
        </w:rPr>
        <w:t>, 74-79.</w:t>
      </w:r>
    </w:p>
    <w:p w14:paraId="0A0C68D5"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(5) Tang, S.; Liu, K.; Liu, C.; Lei, A. Olefinic C–H Functionalization through Radical Alkenylation. </w:t>
      </w:r>
      <w:r w:rsidRPr="0048256F">
        <w:rPr>
          <w:rFonts w:cs="Times New Roman"/>
          <w:i/>
        </w:rPr>
        <w:t xml:space="preserve">Chem. Soc. Rev. </w:t>
      </w:r>
      <w:r w:rsidRPr="0048256F">
        <w:rPr>
          <w:rFonts w:cs="Times New Roman"/>
          <w:b/>
        </w:rPr>
        <w:t>2015</w:t>
      </w:r>
      <w:r w:rsidRPr="0048256F">
        <w:rPr>
          <w:rFonts w:cs="Times New Roman"/>
        </w:rPr>
        <w:t xml:space="preserve">, </w:t>
      </w:r>
      <w:r w:rsidRPr="0048256F">
        <w:rPr>
          <w:rFonts w:cs="Times New Roman"/>
          <w:i/>
        </w:rPr>
        <w:t>44</w:t>
      </w:r>
      <w:r w:rsidRPr="0048256F">
        <w:rPr>
          <w:rFonts w:cs="Times New Roman"/>
        </w:rPr>
        <w:t>, 1070-1082.</w:t>
      </w:r>
    </w:p>
    <w:p w14:paraId="191E6D00"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(6) Liu, L.; Aguilera, M. C.; Lee, W.; Youshaw, C. R.; Neidig, M. L.; Gutierrez, O. General Method for Iron-Catalyzed Multicomponent Radical Cascades–Cross-Couplings. </w:t>
      </w:r>
      <w:r w:rsidRPr="0048256F">
        <w:rPr>
          <w:rFonts w:cs="Times New Roman"/>
          <w:i/>
        </w:rPr>
        <w:t xml:space="preserve">Science </w:t>
      </w:r>
      <w:r w:rsidRPr="0048256F">
        <w:rPr>
          <w:rFonts w:cs="Times New Roman"/>
          <w:b/>
        </w:rPr>
        <w:t>2021</w:t>
      </w:r>
      <w:r w:rsidRPr="0048256F">
        <w:rPr>
          <w:rFonts w:cs="Times New Roman"/>
        </w:rPr>
        <w:t xml:space="preserve">, </w:t>
      </w:r>
      <w:r w:rsidRPr="0048256F">
        <w:rPr>
          <w:rFonts w:cs="Times New Roman"/>
          <w:i/>
        </w:rPr>
        <w:t>374</w:t>
      </w:r>
      <w:r w:rsidRPr="0048256F">
        <w:rPr>
          <w:rFonts w:cs="Times New Roman"/>
        </w:rPr>
        <w:t>, 432-439.</w:t>
      </w:r>
    </w:p>
    <w:p w14:paraId="3F4866A0" w14:textId="77777777" w:rsidR="00193F7B" w:rsidRPr="0048256F" w:rsidRDefault="00BF4E65" w:rsidP="008A78C7">
      <w:pPr>
        <w:pStyle w:val="EndNoteBibliography"/>
        <w:adjustRightInd w:val="0"/>
        <w:snapToGrid w:val="0"/>
        <w:rPr>
          <w:rFonts w:cs="Times New Roman"/>
        </w:rPr>
      </w:pPr>
      <w:r w:rsidRPr="0048256F">
        <w:rPr>
          <w:rFonts w:cs="Times New Roman"/>
        </w:rPr>
        <w:t>(7) Kurandina, D.; Yadagiri, D.; Rivas, M.; Kavun, A.; Chuentragool, P.; Hayama, K.; Gevorgyan, V. Transition-Metal- and Light-Free Directed Amination of Remote Unactivated C(</w:t>
      </w:r>
      <w:r w:rsidRPr="0048256F">
        <w:rPr>
          <w:rFonts w:cs="Times New Roman"/>
          <w:i/>
          <w:iCs/>
        </w:rPr>
        <w:t>sp</w:t>
      </w:r>
      <w:r w:rsidRPr="0048256F">
        <w:rPr>
          <w:rFonts w:cs="Times New Roman"/>
          <w:i/>
          <w:iCs/>
          <w:vertAlign w:val="superscript"/>
        </w:rPr>
        <w:t>3</w:t>
      </w:r>
      <w:r w:rsidRPr="0048256F">
        <w:rPr>
          <w:rFonts w:cs="Times New Roman"/>
        </w:rPr>
        <w:t xml:space="preserve">)–H Bonds of Alcohols. </w:t>
      </w:r>
      <w:r w:rsidRPr="0048256F">
        <w:rPr>
          <w:rFonts w:cs="Times New Roman"/>
          <w:i/>
        </w:rPr>
        <w:t xml:space="preserve">J. Am. Chem. Soc. </w:t>
      </w:r>
      <w:r w:rsidRPr="0048256F">
        <w:rPr>
          <w:rFonts w:cs="Times New Roman"/>
          <w:b/>
        </w:rPr>
        <w:t>2019</w:t>
      </w:r>
      <w:r w:rsidRPr="0048256F">
        <w:rPr>
          <w:rFonts w:cs="Times New Roman"/>
        </w:rPr>
        <w:t xml:space="preserve">, </w:t>
      </w:r>
      <w:r w:rsidRPr="0048256F">
        <w:rPr>
          <w:rFonts w:cs="Times New Roman"/>
          <w:i/>
        </w:rPr>
        <w:t>141</w:t>
      </w:r>
      <w:r w:rsidRPr="0048256F">
        <w:rPr>
          <w:rFonts w:cs="Times New Roman"/>
        </w:rPr>
        <w:t>, 8104-8109.</w:t>
      </w:r>
    </w:p>
    <w:p w14:paraId="5795E8DB"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(8) Kischkewitz, M.; Okamoto, K.; Mück-Lichtenfeld, C.; Studer, A. Radical-Polar Crossover Reactions of Vinylboron Ate Complexes. </w:t>
      </w:r>
      <w:r w:rsidRPr="0048256F">
        <w:rPr>
          <w:rFonts w:cs="Times New Roman"/>
          <w:i/>
        </w:rPr>
        <w:t xml:space="preserve">Science </w:t>
      </w:r>
      <w:r w:rsidRPr="0048256F">
        <w:rPr>
          <w:rFonts w:cs="Times New Roman"/>
          <w:b/>
        </w:rPr>
        <w:t>2017</w:t>
      </w:r>
      <w:r w:rsidRPr="0048256F">
        <w:rPr>
          <w:rFonts w:cs="Times New Roman"/>
        </w:rPr>
        <w:t xml:space="preserve">, </w:t>
      </w:r>
      <w:r w:rsidRPr="0048256F">
        <w:rPr>
          <w:rFonts w:cs="Times New Roman"/>
          <w:i/>
        </w:rPr>
        <w:t>355</w:t>
      </w:r>
      <w:r w:rsidRPr="0048256F">
        <w:rPr>
          <w:rFonts w:cs="Times New Roman"/>
        </w:rPr>
        <w:t>, 936-938.</w:t>
      </w:r>
    </w:p>
    <w:p w14:paraId="2D130681"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(9) Liu, L.; Ward, R. M.; Schomaker, J. M. Mechanistic Aspects and Synthetic Applications of Radical Additions to Allenes. </w:t>
      </w:r>
      <w:r w:rsidRPr="0048256F">
        <w:rPr>
          <w:rFonts w:cs="Times New Roman"/>
          <w:i/>
        </w:rPr>
        <w:t xml:space="preserve">Chem. Rev. </w:t>
      </w:r>
      <w:r w:rsidRPr="0048256F">
        <w:rPr>
          <w:rFonts w:cs="Times New Roman"/>
          <w:b/>
        </w:rPr>
        <w:t>2019</w:t>
      </w:r>
      <w:r w:rsidRPr="0048256F">
        <w:rPr>
          <w:rFonts w:cs="Times New Roman"/>
        </w:rPr>
        <w:t xml:space="preserve">, </w:t>
      </w:r>
      <w:r w:rsidRPr="0048256F">
        <w:rPr>
          <w:rFonts w:cs="Times New Roman"/>
          <w:i/>
        </w:rPr>
        <w:t>119</w:t>
      </w:r>
      <w:r w:rsidRPr="0048256F">
        <w:rPr>
          <w:rFonts w:cs="Times New Roman"/>
        </w:rPr>
        <w:t>, 12422-12490.</w:t>
      </w:r>
    </w:p>
    <w:p w14:paraId="4DED60BF"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(10) Lasso, J. D.; Castillo-Pazos, D. J.; Li, C.-J. Green Chemistry Meets Medicinal Chemistry: A Perspective on Modern Metal-Free Late-Stage Functionalization Reactions. </w:t>
      </w:r>
      <w:r w:rsidRPr="0048256F">
        <w:rPr>
          <w:rFonts w:cs="Times New Roman"/>
          <w:i/>
        </w:rPr>
        <w:t xml:space="preserve">Chem. Soc. Rev. </w:t>
      </w:r>
      <w:r w:rsidRPr="0048256F">
        <w:rPr>
          <w:rFonts w:cs="Times New Roman"/>
          <w:b/>
        </w:rPr>
        <w:t>2021</w:t>
      </w:r>
      <w:r w:rsidRPr="0048256F">
        <w:rPr>
          <w:rFonts w:cs="Times New Roman"/>
        </w:rPr>
        <w:t xml:space="preserve">, </w:t>
      </w:r>
      <w:r w:rsidRPr="0048256F">
        <w:rPr>
          <w:rFonts w:cs="Times New Roman"/>
          <w:i/>
        </w:rPr>
        <w:t>50</w:t>
      </w:r>
      <w:r w:rsidRPr="0048256F">
        <w:rPr>
          <w:rFonts w:cs="Times New Roman"/>
        </w:rPr>
        <w:t>, 10955-10982.</w:t>
      </w:r>
    </w:p>
    <w:p w14:paraId="26A57015"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(11) White, N. A.; Rovis, T. Enantioselective N-Heterocyclic Carbene-Catalyzed β-Hydroxylation of Enals Using Nitroarenes: An Atom Transfer Reaction That Proceeds via Single Electron Transfer. </w:t>
      </w:r>
      <w:r w:rsidRPr="0048256F">
        <w:rPr>
          <w:rFonts w:cs="Times New Roman"/>
          <w:i/>
        </w:rPr>
        <w:t xml:space="preserve">J. Am. Chem. Soc. </w:t>
      </w:r>
      <w:r w:rsidRPr="0048256F">
        <w:rPr>
          <w:rFonts w:cs="Times New Roman"/>
          <w:b/>
        </w:rPr>
        <w:t>2014</w:t>
      </w:r>
      <w:r w:rsidRPr="0048256F">
        <w:rPr>
          <w:rFonts w:cs="Times New Roman"/>
        </w:rPr>
        <w:t xml:space="preserve">, </w:t>
      </w:r>
      <w:r w:rsidRPr="0048256F">
        <w:rPr>
          <w:rFonts w:cs="Times New Roman"/>
          <w:i/>
        </w:rPr>
        <w:t>136</w:t>
      </w:r>
      <w:r w:rsidRPr="0048256F">
        <w:rPr>
          <w:rFonts w:cs="Times New Roman"/>
        </w:rPr>
        <w:t>, 14674-14677.</w:t>
      </w:r>
    </w:p>
    <w:p w14:paraId="33C9904D"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(12) Zhang, Y.; Du, Y.; Huang, Z.; Xu, J.; Wu, X.; Wang, Y.; Wang, M.; Yang, S.; Webster, R. D.; Chi, Y. R. N-Heterocyclic Carbene-Catalyzed Radical Reactions for Highly Enantioselective β-Hydroxylation of Enals. </w:t>
      </w:r>
      <w:r w:rsidRPr="0048256F">
        <w:rPr>
          <w:rFonts w:cs="Times New Roman"/>
          <w:i/>
        </w:rPr>
        <w:t xml:space="preserve">J. Am. Chem. Soc. </w:t>
      </w:r>
      <w:r w:rsidRPr="0048256F">
        <w:rPr>
          <w:rFonts w:cs="Times New Roman"/>
          <w:b/>
        </w:rPr>
        <w:t>2015</w:t>
      </w:r>
      <w:r w:rsidRPr="0048256F">
        <w:rPr>
          <w:rFonts w:cs="Times New Roman"/>
        </w:rPr>
        <w:t xml:space="preserve">, </w:t>
      </w:r>
      <w:r w:rsidRPr="0048256F">
        <w:rPr>
          <w:rFonts w:cs="Times New Roman"/>
          <w:i/>
        </w:rPr>
        <w:t>137</w:t>
      </w:r>
      <w:r w:rsidRPr="0048256F">
        <w:rPr>
          <w:rFonts w:cs="Times New Roman"/>
        </w:rPr>
        <w:t>, 2416-2419.</w:t>
      </w:r>
    </w:p>
    <w:p w14:paraId="56B19610"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(13) Li, B.-S.; Wang, Y.; Proctor, R. S. J.; Zhang, Y.; Webster, R. D.; Yang, S.; Song, B.; Chi, Y. R. Carbene-Catalysed Reductive Coupling of Nitrobenzyl Bromides and Activated Ketones or Imines via Single-Electron-Transfer Process. </w:t>
      </w:r>
      <w:r w:rsidRPr="0048256F">
        <w:rPr>
          <w:rFonts w:cs="Times New Roman"/>
          <w:i/>
        </w:rPr>
        <w:t xml:space="preserve">Nat. Commun. </w:t>
      </w:r>
      <w:r w:rsidRPr="0048256F">
        <w:rPr>
          <w:rFonts w:cs="Times New Roman"/>
          <w:b/>
        </w:rPr>
        <w:t>2016</w:t>
      </w:r>
      <w:r w:rsidRPr="0048256F">
        <w:rPr>
          <w:rFonts w:cs="Times New Roman"/>
        </w:rPr>
        <w:t xml:space="preserve">, </w:t>
      </w:r>
      <w:r w:rsidRPr="0048256F">
        <w:rPr>
          <w:rFonts w:cs="Times New Roman"/>
          <w:i/>
        </w:rPr>
        <w:t>7</w:t>
      </w:r>
      <w:r w:rsidRPr="0048256F">
        <w:rPr>
          <w:rFonts w:cs="Times New Roman"/>
        </w:rPr>
        <w:t>, 12933.</w:t>
      </w:r>
    </w:p>
    <w:p w14:paraId="75D6D793"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(14) Zhao, K.; Enders, D. Merging N-Heterocyclic Carbene Catalysis and Single Electron Transfer: A New Strategy for Asymmetric Transformations. </w:t>
      </w:r>
      <w:r w:rsidRPr="0048256F">
        <w:rPr>
          <w:rFonts w:cs="Times New Roman"/>
          <w:i/>
        </w:rPr>
        <w:t xml:space="preserve">Angew. Chem. Int. Ed. </w:t>
      </w:r>
      <w:r w:rsidRPr="0048256F">
        <w:rPr>
          <w:rFonts w:cs="Times New Roman"/>
          <w:b/>
        </w:rPr>
        <w:t>2017</w:t>
      </w:r>
      <w:r w:rsidRPr="0048256F">
        <w:rPr>
          <w:rFonts w:cs="Times New Roman"/>
        </w:rPr>
        <w:t xml:space="preserve">, </w:t>
      </w:r>
      <w:r w:rsidRPr="0048256F">
        <w:rPr>
          <w:rFonts w:cs="Times New Roman"/>
          <w:i/>
        </w:rPr>
        <w:t>56</w:t>
      </w:r>
      <w:r w:rsidRPr="0048256F">
        <w:rPr>
          <w:rFonts w:cs="Times New Roman"/>
        </w:rPr>
        <w:t>, 3754-3756.</w:t>
      </w:r>
    </w:p>
    <w:p w14:paraId="4E191498" w14:textId="77777777" w:rsidR="00193F7B" w:rsidRPr="0048256F" w:rsidRDefault="00BF4E65" w:rsidP="008A78C7">
      <w:pPr>
        <w:pStyle w:val="EndNoteBibliography"/>
        <w:adjustRightInd w:val="0"/>
        <w:snapToGrid w:val="0"/>
        <w:rPr>
          <w:rFonts w:cs="Times New Roman"/>
        </w:rPr>
      </w:pPr>
      <w:r w:rsidRPr="0048256F">
        <w:rPr>
          <w:rFonts w:cs="Times New Roman"/>
        </w:rPr>
        <w:lastRenderedPageBreak/>
        <w:t xml:space="preserve">(15) Song, R.; Chi, Y. R. N-Heterocyclic Carbene Catalyzed Radical Coupling of Aldehydes with Redox-Active Esters. </w:t>
      </w:r>
      <w:r w:rsidRPr="0048256F">
        <w:rPr>
          <w:rFonts w:cs="Times New Roman"/>
          <w:i/>
        </w:rPr>
        <w:t xml:space="preserve">Angew. Chem. Int. Ed. </w:t>
      </w:r>
      <w:r w:rsidRPr="0048256F">
        <w:rPr>
          <w:rFonts w:cs="Times New Roman"/>
          <w:b/>
        </w:rPr>
        <w:t>2019</w:t>
      </w:r>
      <w:r w:rsidRPr="0048256F">
        <w:rPr>
          <w:rFonts w:cs="Times New Roman"/>
        </w:rPr>
        <w:t xml:space="preserve">, </w:t>
      </w:r>
      <w:r w:rsidRPr="0048256F">
        <w:rPr>
          <w:rFonts w:cs="Times New Roman"/>
          <w:i/>
        </w:rPr>
        <w:t>58</w:t>
      </w:r>
      <w:r w:rsidRPr="0048256F">
        <w:rPr>
          <w:rFonts w:cs="Times New Roman"/>
        </w:rPr>
        <w:t>, 8628-8630.</w:t>
      </w:r>
    </w:p>
    <w:p w14:paraId="3337DE2A"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(16) Dai, L.; Ye, S. Recent Advances in N-Heterocyclic Carbene-Catalyzed Radical Reactions. </w:t>
      </w:r>
      <w:r w:rsidRPr="0048256F">
        <w:rPr>
          <w:rFonts w:cs="Times New Roman"/>
          <w:i/>
        </w:rPr>
        <w:t xml:space="preserve">Chin. Chem. Lett. </w:t>
      </w:r>
      <w:r w:rsidRPr="0048256F">
        <w:rPr>
          <w:rFonts w:cs="Times New Roman"/>
          <w:b/>
        </w:rPr>
        <w:t>2021</w:t>
      </w:r>
      <w:r w:rsidRPr="0048256F">
        <w:rPr>
          <w:rFonts w:cs="Times New Roman"/>
        </w:rPr>
        <w:t xml:space="preserve">, </w:t>
      </w:r>
      <w:r w:rsidRPr="0048256F">
        <w:rPr>
          <w:rFonts w:cs="Times New Roman"/>
          <w:i/>
        </w:rPr>
        <w:t>32</w:t>
      </w:r>
      <w:r w:rsidRPr="0048256F">
        <w:rPr>
          <w:rFonts w:cs="Times New Roman"/>
        </w:rPr>
        <w:t>, 660-667.</w:t>
      </w:r>
    </w:p>
    <w:p w14:paraId="0152CE06"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(17) Ishii, T.; Ota, K.; Nagao, K.; Ohmiya, H. N-Heterocyclic Carbene-Catalyzed Radical Relay Enabling Vicinal Alkylacylation of Alkenes. </w:t>
      </w:r>
      <w:r w:rsidRPr="0048256F">
        <w:rPr>
          <w:rFonts w:cs="Times New Roman"/>
          <w:i/>
        </w:rPr>
        <w:t xml:space="preserve">J. Am. Chem. Soc. </w:t>
      </w:r>
      <w:r w:rsidRPr="0048256F">
        <w:rPr>
          <w:rFonts w:cs="Times New Roman"/>
          <w:b/>
        </w:rPr>
        <w:t>2019</w:t>
      </w:r>
      <w:r w:rsidRPr="0048256F">
        <w:rPr>
          <w:rFonts w:cs="Times New Roman"/>
        </w:rPr>
        <w:t xml:space="preserve">, </w:t>
      </w:r>
      <w:r w:rsidRPr="0048256F">
        <w:rPr>
          <w:rFonts w:cs="Times New Roman"/>
          <w:i/>
        </w:rPr>
        <w:t>141</w:t>
      </w:r>
      <w:r w:rsidRPr="0048256F">
        <w:rPr>
          <w:rFonts w:cs="Times New Roman"/>
        </w:rPr>
        <w:t>, 14073-14077.</w:t>
      </w:r>
    </w:p>
    <w:p w14:paraId="60B66AB5"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(18) Ishii, T.; Kakeno, Y.; Nagao, K.; Ohmiya, H. N-Heterocyclic Carbene-Catalyzed Decarboxylative Alkylation of Aldehydes. </w:t>
      </w:r>
      <w:r w:rsidRPr="0048256F">
        <w:rPr>
          <w:rFonts w:cs="Times New Roman"/>
          <w:i/>
        </w:rPr>
        <w:t xml:space="preserve">J. Am. Chem. Soc. </w:t>
      </w:r>
      <w:r w:rsidRPr="0048256F">
        <w:rPr>
          <w:rFonts w:cs="Times New Roman"/>
          <w:b/>
        </w:rPr>
        <w:t>2019</w:t>
      </w:r>
      <w:r w:rsidRPr="0048256F">
        <w:rPr>
          <w:rFonts w:cs="Times New Roman"/>
        </w:rPr>
        <w:t xml:space="preserve">, </w:t>
      </w:r>
      <w:r w:rsidRPr="0048256F">
        <w:rPr>
          <w:rFonts w:cs="Times New Roman"/>
          <w:i/>
        </w:rPr>
        <w:t>141</w:t>
      </w:r>
      <w:r w:rsidRPr="0048256F">
        <w:rPr>
          <w:rFonts w:cs="Times New Roman"/>
        </w:rPr>
        <w:t>, 3854-3858.</w:t>
      </w:r>
    </w:p>
    <w:p w14:paraId="51289A3D"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(19) Matsuki, Y.; Ohnishi, N.; Kakeno, Y.; Takemoto, S.; Ishii, T.; Nagao, K.; Ohmiya, H. Aryl Radical-Mediated N-Heterocyclic Carbene Catalysis. </w:t>
      </w:r>
      <w:r w:rsidRPr="0048256F">
        <w:rPr>
          <w:rFonts w:cs="Times New Roman"/>
          <w:i/>
        </w:rPr>
        <w:t xml:space="preserve">Nat. Commun. </w:t>
      </w:r>
      <w:r w:rsidRPr="0048256F">
        <w:rPr>
          <w:rFonts w:cs="Times New Roman"/>
          <w:b/>
        </w:rPr>
        <w:t>2021</w:t>
      </w:r>
      <w:r w:rsidRPr="0048256F">
        <w:rPr>
          <w:rFonts w:cs="Times New Roman"/>
        </w:rPr>
        <w:t xml:space="preserve">, </w:t>
      </w:r>
      <w:r w:rsidRPr="0048256F">
        <w:rPr>
          <w:rFonts w:cs="Times New Roman"/>
          <w:i/>
        </w:rPr>
        <w:t>12</w:t>
      </w:r>
      <w:r w:rsidRPr="0048256F">
        <w:rPr>
          <w:rFonts w:cs="Times New Roman"/>
        </w:rPr>
        <w:t>, 3848.</w:t>
      </w:r>
    </w:p>
    <w:p w14:paraId="1DB1FE76"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(20) Kakeno, Y.; Kusakabe, M.; Nagao, K.; Ohmiya, H. Direct Synthesis of Dialkyl Ketones from Aliphatic Aldehydes through Radical N-Heterocyclic Carbene Catalysis. </w:t>
      </w:r>
      <w:r w:rsidRPr="0048256F">
        <w:rPr>
          <w:rFonts w:cs="Times New Roman"/>
          <w:i/>
        </w:rPr>
        <w:t xml:space="preserve">ACS Catal. </w:t>
      </w:r>
      <w:r w:rsidRPr="0048256F">
        <w:rPr>
          <w:rFonts w:cs="Times New Roman"/>
          <w:b/>
        </w:rPr>
        <w:t>2020</w:t>
      </w:r>
      <w:r w:rsidRPr="0048256F">
        <w:rPr>
          <w:rFonts w:cs="Times New Roman"/>
        </w:rPr>
        <w:t xml:space="preserve">, </w:t>
      </w:r>
      <w:r w:rsidRPr="0048256F">
        <w:rPr>
          <w:rFonts w:cs="Times New Roman"/>
          <w:i/>
        </w:rPr>
        <w:t>10</w:t>
      </w:r>
      <w:r w:rsidRPr="0048256F">
        <w:rPr>
          <w:rFonts w:cs="Times New Roman"/>
        </w:rPr>
        <w:t>, 8524-8529.</w:t>
      </w:r>
    </w:p>
    <w:p w14:paraId="507BC8B6" w14:textId="77777777" w:rsidR="00193F7B" w:rsidRPr="0048256F" w:rsidRDefault="00BF4E65" w:rsidP="008A78C7">
      <w:pPr>
        <w:pStyle w:val="EndNoteBibliography"/>
        <w:adjustRightInd w:val="0"/>
        <w:snapToGrid w:val="0"/>
        <w:rPr>
          <w:rFonts w:eastAsia="黑体" w:cs="Times New Roman"/>
        </w:rPr>
      </w:pPr>
      <w:r w:rsidRPr="0048256F">
        <w:rPr>
          <w:rFonts w:cs="Times New Roman"/>
        </w:rPr>
        <w:t xml:space="preserve">(21) </w:t>
      </w:r>
      <w:r w:rsidRPr="0048256F">
        <w:rPr>
          <w:rFonts w:eastAsia="黑体" w:cs="Times New Roman"/>
        </w:rPr>
        <w:t xml:space="preserve">Li, X.; Xu, J.; Li, S.-J.; Qu, L.-B.; Li, Z.; Chi, Y. R.; </w:t>
      </w:r>
      <w:r w:rsidRPr="0048256F">
        <w:rPr>
          <w:rFonts w:eastAsia="黑体" w:cs="Times New Roman"/>
          <w:bCs/>
        </w:rPr>
        <w:t>Wei, D.</w:t>
      </w:r>
      <w:r w:rsidRPr="0048256F">
        <w:rPr>
          <w:rFonts w:eastAsia="黑体" w:cs="Times New Roman"/>
          <w:b/>
        </w:rPr>
        <w:t>;</w:t>
      </w:r>
      <w:r w:rsidRPr="0048256F">
        <w:rPr>
          <w:rFonts w:eastAsia="黑体" w:cs="Times New Roman"/>
        </w:rPr>
        <w:t xml:space="preserve"> Lan, Y. Prediction of NHC-Catalyzed Chemoselective Functionalizations of Carbonyl Compounds: A General Mechanistic Map. </w:t>
      </w:r>
      <w:r w:rsidRPr="0048256F">
        <w:rPr>
          <w:rFonts w:eastAsia="黑体" w:cs="Times New Roman"/>
          <w:i/>
        </w:rPr>
        <w:t>Chem. Sci.</w:t>
      </w:r>
      <w:r w:rsidRPr="0048256F">
        <w:rPr>
          <w:rFonts w:eastAsia="黑体" w:cs="Times New Roman"/>
        </w:rPr>
        <w:t xml:space="preserve"> </w:t>
      </w:r>
      <w:r w:rsidRPr="0048256F">
        <w:rPr>
          <w:rFonts w:eastAsia="等线" w:cs="Times New Roman"/>
          <w:b/>
          <w:color w:val="242021"/>
          <w:kern w:val="2"/>
        </w:rPr>
        <w:t>2020</w:t>
      </w:r>
      <w:r w:rsidRPr="0048256F">
        <w:rPr>
          <w:rFonts w:eastAsia="黑体" w:cs="Times New Roman"/>
        </w:rPr>
        <w:t xml:space="preserve">, </w:t>
      </w:r>
      <w:r w:rsidRPr="0048256F">
        <w:rPr>
          <w:rFonts w:cs="Times New Roman"/>
          <w:i/>
        </w:rPr>
        <w:t>11</w:t>
      </w:r>
      <w:r w:rsidRPr="0048256F">
        <w:rPr>
          <w:rFonts w:eastAsia="黑体" w:cs="Times New Roman"/>
        </w:rPr>
        <w:t>, 7214-7225.</w:t>
      </w:r>
    </w:p>
    <w:p w14:paraId="37CFD1C6" w14:textId="7FBD0383" w:rsidR="00193F7B" w:rsidRPr="0048256F" w:rsidRDefault="00BF4E65" w:rsidP="006F13F3">
      <w:pPr>
        <w:pStyle w:val="EndNoteBibliography"/>
        <w:adjustRightInd w:val="0"/>
        <w:snapToGrid w:val="0"/>
        <w:rPr>
          <w:rFonts w:cs="Times New Roman"/>
        </w:rPr>
      </w:pPr>
      <w:r w:rsidRPr="0048256F">
        <w:rPr>
          <w:rFonts w:cs="Times New Roman"/>
        </w:rPr>
        <w:t xml:space="preserve">(22) </w:t>
      </w:r>
      <w:r w:rsidR="006F13F3" w:rsidRPr="0048256F">
        <w:rPr>
          <w:rFonts w:cs="Times New Roman"/>
        </w:rPr>
        <w:t>Mo, J.; Shen, L.; Chi, Y. R. Direct β-Activation of Saturated</w:t>
      </w:r>
      <w:r w:rsidR="006F13F3" w:rsidRPr="0048256F">
        <w:rPr>
          <w:rFonts w:cs="Times New Roman" w:hint="eastAsia"/>
        </w:rPr>
        <w:t xml:space="preserve"> </w:t>
      </w:r>
      <w:r w:rsidR="006F13F3" w:rsidRPr="0048256F">
        <w:rPr>
          <w:rFonts w:cs="Times New Roman"/>
        </w:rPr>
        <w:t>Aldehydes to Formal Michael Acceptors through Oxidative NHC</w:t>
      </w:r>
      <w:r w:rsidR="006F13F3" w:rsidRPr="0048256F">
        <w:rPr>
          <w:rFonts w:cs="Times New Roman" w:hint="eastAsia"/>
        </w:rPr>
        <w:t xml:space="preserve"> </w:t>
      </w:r>
      <w:r w:rsidR="006F13F3" w:rsidRPr="0048256F">
        <w:rPr>
          <w:rFonts w:cs="Times New Roman"/>
        </w:rPr>
        <w:t>Catalysis.</w:t>
      </w:r>
      <w:r w:rsidR="006F13F3" w:rsidRPr="0048256F">
        <w:rPr>
          <w:rFonts w:cs="Times New Roman"/>
          <w:i/>
          <w:iCs/>
        </w:rPr>
        <w:t xml:space="preserve"> Angew. Chem. Int. Ed.</w:t>
      </w:r>
      <w:r w:rsidR="006F13F3" w:rsidRPr="0048256F">
        <w:rPr>
          <w:rFonts w:cs="Times New Roman"/>
        </w:rPr>
        <w:t xml:space="preserve"> </w:t>
      </w:r>
      <w:r w:rsidR="006F13F3" w:rsidRPr="0048256F">
        <w:rPr>
          <w:rFonts w:cs="Times New Roman"/>
          <w:b/>
          <w:bCs/>
        </w:rPr>
        <w:t>2013</w:t>
      </w:r>
      <w:r w:rsidR="006F13F3" w:rsidRPr="0048256F">
        <w:rPr>
          <w:rFonts w:cs="Times New Roman"/>
        </w:rPr>
        <w:t xml:space="preserve">, </w:t>
      </w:r>
      <w:r w:rsidR="006F13F3" w:rsidRPr="0048256F">
        <w:rPr>
          <w:rFonts w:cs="Times New Roman"/>
          <w:i/>
          <w:iCs/>
        </w:rPr>
        <w:t>52</w:t>
      </w:r>
      <w:r w:rsidR="006F13F3" w:rsidRPr="0048256F">
        <w:rPr>
          <w:rFonts w:cs="Times New Roman"/>
        </w:rPr>
        <w:t>, 8588-8591</w:t>
      </w:r>
      <w:r w:rsidRPr="0048256F">
        <w:rPr>
          <w:rFonts w:cs="Times New Roman"/>
        </w:rPr>
        <w:t>.</w:t>
      </w:r>
    </w:p>
    <w:p w14:paraId="3AAF62BC" w14:textId="24DEC7E8" w:rsidR="00193F7B" w:rsidRPr="0048256F" w:rsidRDefault="00BF4E65" w:rsidP="006F13F3">
      <w:pPr>
        <w:pStyle w:val="EndNoteBibliography"/>
        <w:adjustRightInd w:val="0"/>
        <w:snapToGrid w:val="0"/>
        <w:rPr>
          <w:rFonts w:cs="Times New Roman"/>
        </w:rPr>
      </w:pPr>
      <w:r w:rsidRPr="0048256F">
        <w:rPr>
          <w:rFonts w:cs="Times New Roman"/>
        </w:rPr>
        <w:t xml:space="preserve">(23) </w:t>
      </w:r>
      <w:r w:rsidR="006F13F3" w:rsidRPr="0048256F">
        <w:rPr>
          <w:rFonts w:cs="Times New Roman"/>
        </w:rPr>
        <w:t>Zhao, X.; Ruhl, K. E.; Rovis, T. N-Heterocyclic-Carbene Catalyzed Asymmetric Oxidative Hetero-Diels-Alder Reactions with</w:t>
      </w:r>
      <w:r w:rsidR="006F13F3" w:rsidRPr="0048256F">
        <w:rPr>
          <w:rFonts w:cs="Times New Roman" w:hint="eastAsia"/>
        </w:rPr>
        <w:t xml:space="preserve"> </w:t>
      </w:r>
      <w:r w:rsidR="006F13F3" w:rsidRPr="0048256F">
        <w:rPr>
          <w:rFonts w:cs="Times New Roman"/>
        </w:rPr>
        <w:t xml:space="preserve">Simple Aliphatic Aldehydes. </w:t>
      </w:r>
      <w:r w:rsidR="006F13F3" w:rsidRPr="0048256F">
        <w:rPr>
          <w:rFonts w:cs="Times New Roman"/>
          <w:i/>
          <w:iCs/>
        </w:rPr>
        <w:t>Angew. Chem. Int. Ed.</w:t>
      </w:r>
      <w:r w:rsidR="006F13F3" w:rsidRPr="0048256F">
        <w:rPr>
          <w:rFonts w:cs="Times New Roman"/>
        </w:rPr>
        <w:t xml:space="preserve"> </w:t>
      </w:r>
      <w:r w:rsidR="006F13F3" w:rsidRPr="0048256F">
        <w:rPr>
          <w:rFonts w:cs="Times New Roman"/>
          <w:b/>
          <w:bCs/>
        </w:rPr>
        <w:t>2012</w:t>
      </w:r>
      <w:r w:rsidR="006F13F3" w:rsidRPr="0048256F">
        <w:rPr>
          <w:rFonts w:cs="Times New Roman"/>
        </w:rPr>
        <w:t xml:space="preserve">, </w:t>
      </w:r>
      <w:r w:rsidR="006F13F3" w:rsidRPr="0048256F">
        <w:rPr>
          <w:rFonts w:cs="Times New Roman"/>
          <w:i/>
          <w:iCs/>
        </w:rPr>
        <w:t>51</w:t>
      </w:r>
      <w:r w:rsidR="006F13F3" w:rsidRPr="0048256F">
        <w:rPr>
          <w:rFonts w:cs="Times New Roman"/>
        </w:rPr>
        <w:t>, 12330-12333</w:t>
      </w:r>
      <w:r w:rsidRPr="0048256F">
        <w:rPr>
          <w:rFonts w:cs="Times New Roman"/>
        </w:rPr>
        <w:t>.</w:t>
      </w:r>
    </w:p>
    <w:p w14:paraId="756B9CE9"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(24) Guin, J.; De Sarkar, S.; Grimme, S.; Studer, A. Biomimetic Carbene-Catalyzed Oxidations of Aldehydes Using TEMPO. </w:t>
      </w:r>
      <w:r w:rsidRPr="0048256F">
        <w:rPr>
          <w:rFonts w:cs="Times New Roman"/>
          <w:i/>
        </w:rPr>
        <w:t xml:space="preserve">Angew. Chem. Int. Ed. </w:t>
      </w:r>
      <w:r w:rsidRPr="0048256F">
        <w:rPr>
          <w:rFonts w:cs="Times New Roman"/>
          <w:b/>
        </w:rPr>
        <w:t>2008</w:t>
      </w:r>
      <w:r w:rsidRPr="0048256F">
        <w:rPr>
          <w:rFonts w:cs="Times New Roman"/>
        </w:rPr>
        <w:t xml:space="preserve">, </w:t>
      </w:r>
      <w:r w:rsidRPr="0048256F">
        <w:rPr>
          <w:rFonts w:cs="Times New Roman"/>
          <w:i/>
        </w:rPr>
        <w:t>47</w:t>
      </w:r>
      <w:r w:rsidRPr="0048256F">
        <w:rPr>
          <w:rFonts w:cs="Times New Roman"/>
        </w:rPr>
        <w:t>, 8727-8730.</w:t>
      </w:r>
    </w:p>
    <w:p w14:paraId="3C6F95F3"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(25) Kim, I.; Im, H.; Lee, H.; Hong, S. N-Heterocyclic Carbene-Catalyzed Deaminative Cross-Coupling of Aldehydes with Katritzky Pyridinium Salts. </w:t>
      </w:r>
      <w:r w:rsidRPr="0048256F">
        <w:rPr>
          <w:rFonts w:cs="Times New Roman"/>
          <w:i/>
        </w:rPr>
        <w:t xml:space="preserve">Chem. Sci. </w:t>
      </w:r>
      <w:r w:rsidRPr="0048256F">
        <w:rPr>
          <w:rFonts w:cs="Times New Roman"/>
          <w:b/>
        </w:rPr>
        <w:t>2020</w:t>
      </w:r>
      <w:r w:rsidRPr="0048256F">
        <w:rPr>
          <w:rFonts w:cs="Times New Roman"/>
        </w:rPr>
        <w:t xml:space="preserve">, </w:t>
      </w:r>
      <w:r w:rsidRPr="0048256F">
        <w:rPr>
          <w:rFonts w:cs="Times New Roman"/>
          <w:i/>
        </w:rPr>
        <w:t>11</w:t>
      </w:r>
      <w:r w:rsidRPr="0048256F">
        <w:rPr>
          <w:rFonts w:cs="Times New Roman"/>
        </w:rPr>
        <w:t>, 3192-3197.</w:t>
      </w:r>
    </w:p>
    <w:p w14:paraId="1FD85622"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(26) Huynh, M. H. V.; Meyer, T. J. Proton-Coupled Electron Transfer. </w:t>
      </w:r>
      <w:r w:rsidRPr="0048256F">
        <w:rPr>
          <w:rFonts w:cs="Times New Roman"/>
          <w:i/>
        </w:rPr>
        <w:t xml:space="preserve">Chem. Rev. </w:t>
      </w:r>
      <w:r w:rsidRPr="0048256F">
        <w:rPr>
          <w:rFonts w:cs="Times New Roman"/>
          <w:b/>
        </w:rPr>
        <w:t>2007</w:t>
      </w:r>
      <w:r w:rsidRPr="0048256F">
        <w:rPr>
          <w:rFonts w:cs="Times New Roman"/>
        </w:rPr>
        <w:t xml:space="preserve">, </w:t>
      </w:r>
      <w:r w:rsidRPr="0048256F">
        <w:rPr>
          <w:rFonts w:cs="Times New Roman"/>
          <w:i/>
        </w:rPr>
        <w:t>107</w:t>
      </w:r>
      <w:r w:rsidRPr="0048256F">
        <w:rPr>
          <w:rFonts w:cs="Times New Roman"/>
        </w:rPr>
        <w:t>, 5004-5064.</w:t>
      </w:r>
    </w:p>
    <w:p w14:paraId="496D1B6F"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(27) Hammes-Schiffer, S. Theory of Proton-Coupled Electron Transfer in Energy Conversion Processes. </w:t>
      </w:r>
      <w:r w:rsidRPr="0048256F">
        <w:rPr>
          <w:rFonts w:cs="Times New Roman"/>
          <w:i/>
        </w:rPr>
        <w:t xml:space="preserve">Acc. Chem. Res. </w:t>
      </w:r>
      <w:r w:rsidRPr="0048256F">
        <w:rPr>
          <w:rFonts w:cs="Times New Roman"/>
          <w:b/>
        </w:rPr>
        <w:t>2009</w:t>
      </w:r>
      <w:r w:rsidRPr="0048256F">
        <w:rPr>
          <w:rFonts w:cs="Times New Roman"/>
        </w:rPr>
        <w:t xml:space="preserve">, </w:t>
      </w:r>
      <w:r w:rsidRPr="0048256F">
        <w:rPr>
          <w:rFonts w:cs="Times New Roman"/>
          <w:i/>
        </w:rPr>
        <w:t>42</w:t>
      </w:r>
      <w:r w:rsidRPr="0048256F">
        <w:rPr>
          <w:rFonts w:cs="Times New Roman"/>
        </w:rPr>
        <w:t>, 1881-1889.</w:t>
      </w:r>
    </w:p>
    <w:p w14:paraId="79C25D4B" w14:textId="77777777" w:rsidR="00193F7B" w:rsidRPr="0048256F" w:rsidRDefault="00BF4E65" w:rsidP="008A78C7">
      <w:pPr>
        <w:pStyle w:val="EndNoteBibliography"/>
        <w:adjustRightInd w:val="0"/>
        <w:snapToGrid w:val="0"/>
        <w:rPr>
          <w:rFonts w:cs="Times New Roman"/>
        </w:rPr>
      </w:pPr>
      <w:r w:rsidRPr="0048256F">
        <w:rPr>
          <w:rFonts w:cs="Times New Roman"/>
        </w:rPr>
        <w:t xml:space="preserve">(28) Weinberg, D. R.; Gagliardi, C. J.; Hull, J. F.; Murphy, C. F.; Kent, C. A.; Westlake, B. C.; Paul, A.; Ess, D. H.; McCafferty, D. G.; Meyer, T. J. Proton-Coupled Electron Transfer. </w:t>
      </w:r>
      <w:r w:rsidRPr="0048256F">
        <w:rPr>
          <w:rFonts w:cs="Times New Roman"/>
          <w:i/>
        </w:rPr>
        <w:t xml:space="preserve">Chem. Rev. </w:t>
      </w:r>
      <w:r w:rsidRPr="0048256F">
        <w:rPr>
          <w:rFonts w:cs="Times New Roman"/>
          <w:b/>
        </w:rPr>
        <w:t>2012</w:t>
      </w:r>
      <w:r w:rsidRPr="0048256F">
        <w:rPr>
          <w:rFonts w:cs="Times New Roman"/>
        </w:rPr>
        <w:t xml:space="preserve">, </w:t>
      </w:r>
      <w:r w:rsidRPr="0048256F">
        <w:rPr>
          <w:rFonts w:cs="Times New Roman"/>
          <w:i/>
        </w:rPr>
        <w:t>112</w:t>
      </w:r>
      <w:r w:rsidRPr="0048256F">
        <w:rPr>
          <w:rFonts w:cs="Times New Roman"/>
        </w:rPr>
        <w:t>, 4016-4093.</w:t>
      </w:r>
    </w:p>
    <w:p w14:paraId="3081FCA2" w14:textId="73BA828B" w:rsidR="00193F7B" w:rsidRPr="0048256F" w:rsidRDefault="00BF4E65" w:rsidP="008A78C7">
      <w:pPr>
        <w:pStyle w:val="EndNoteBibliography"/>
        <w:adjustRightInd w:val="0"/>
        <w:snapToGrid w:val="0"/>
        <w:rPr>
          <w:rFonts w:cs="Times New Roman"/>
        </w:rPr>
      </w:pPr>
      <w:r w:rsidRPr="0048256F">
        <w:rPr>
          <w:rFonts w:cs="Times New Roman"/>
        </w:rPr>
        <w:t xml:space="preserve">(29) Hammes-Schiffer, S. Proton-Coupled Electron Transfer: Moving Together and Charging Forward. </w:t>
      </w:r>
      <w:r w:rsidRPr="0048256F">
        <w:rPr>
          <w:rFonts w:cs="Times New Roman"/>
          <w:i/>
        </w:rPr>
        <w:t xml:space="preserve">J. Am. Chem. Soc. </w:t>
      </w:r>
      <w:r w:rsidRPr="0048256F">
        <w:rPr>
          <w:rFonts w:cs="Times New Roman"/>
          <w:b/>
        </w:rPr>
        <w:t>2015</w:t>
      </w:r>
      <w:r w:rsidRPr="0048256F">
        <w:rPr>
          <w:rFonts w:cs="Times New Roman"/>
        </w:rPr>
        <w:t xml:space="preserve">, </w:t>
      </w:r>
      <w:r w:rsidRPr="0048256F">
        <w:rPr>
          <w:rFonts w:cs="Times New Roman"/>
          <w:i/>
        </w:rPr>
        <w:t>137</w:t>
      </w:r>
      <w:r w:rsidRPr="0048256F">
        <w:rPr>
          <w:rFonts w:cs="Times New Roman"/>
        </w:rPr>
        <w:t>, 8860-8871.</w:t>
      </w:r>
    </w:p>
    <w:p w14:paraId="552EF6DF" w14:textId="16EE0010" w:rsidR="004D7DB1" w:rsidRPr="0048256F" w:rsidRDefault="004D7DB1" w:rsidP="008A78C7">
      <w:pPr>
        <w:pStyle w:val="EndNoteBibliography"/>
        <w:adjustRightInd w:val="0"/>
        <w:snapToGrid w:val="0"/>
        <w:rPr>
          <w:rFonts w:cs="Times New Roman"/>
        </w:rPr>
      </w:pPr>
      <w:r w:rsidRPr="0048256F">
        <w:rPr>
          <w:rFonts w:cs="Times New Roman" w:hint="eastAsia"/>
        </w:rPr>
        <w:t>(</w:t>
      </w:r>
      <w:r w:rsidRPr="0048256F">
        <w:rPr>
          <w:rFonts w:cs="Times New Roman"/>
        </w:rPr>
        <w:t xml:space="preserve">30) </w:t>
      </w:r>
      <w:r w:rsidRPr="0048256F">
        <w:rPr>
          <w:rFonts w:eastAsia="楷体" w:cs="Times New Roman"/>
        </w:rPr>
        <w:t>魏东辉</w:t>
      </w:r>
      <w:r w:rsidRPr="0048256F">
        <w:rPr>
          <w:rFonts w:eastAsia="楷体" w:cs="Times New Roman" w:hint="eastAsia"/>
        </w:rPr>
        <w:t>;</w:t>
      </w:r>
      <w:r w:rsidRPr="0048256F">
        <w:rPr>
          <w:rFonts w:eastAsia="楷体" w:cs="Times New Roman"/>
        </w:rPr>
        <w:t xml:space="preserve"> </w:t>
      </w:r>
      <w:r w:rsidRPr="0048256F">
        <w:rPr>
          <w:rFonts w:eastAsia="楷体" w:cs="Times New Roman"/>
        </w:rPr>
        <w:t>牟方菁</w:t>
      </w:r>
      <w:r w:rsidRPr="0048256F">
        <w:rPr>
          <w:rFonts w:eastAsia="楷体" w:cs="Times New Roman" w:hint="eastAsia"/>
        </w:rPr>
        <w:t>;</w:t>
      </w:r>
      <w:r w:rsidRPr="0048256F">
        <w:rPr>
          <w:rFonts w:eastAsia="楷体" w:cs="Times New Roman"/>
        </w:rPr>
        <w:t xml:space="preserve"> </w:t>
      </w:r>
      <w:r w:rsidRPr="0048256F">
        <w:rPr>
          <w:rFonts w:eastAsia="楷体" w:cs="Times New Roman"/>
        </w:rPr>
        <w:t>汪兴华</w:t>
      </w:r>
      <w:r w:rsidR="003C5D33" w:rsidRPr="0048256F">
        <w:rPr>
          <w:rFonts w:eastAsia="楷体" w:cs="Times New Roman" w:hint="eastAsia"/>
        </w:rPr>
        <w:t>.</w:t>
      </w:r>
      <w:r w:rsidRPr="0048256F">
        <w:rPr>
          <w:rFonts w:eastAsia="楷体" w:cs="Times New Roman" w:hint="eastAsia"/>
        </w:rPr>
        <w:t xml:space="preserve"> </w:t>
      </w:r>
      <w:r w:rsidRPr="0048256F">
        <w:rPr>
          <w:rFonts w:eastAsia="楷体" w:cs="Times New Roman"/>
        </w:rPr>
        <w:t>休克尔分子轨道法处理</w:t>
      </w:r>
      <w:proofErr w:type="gramStart"/>
      <w:r w:rsidRPr="0048256F">
        <w:rPr>
          <w:rFonts w:eastAsia="楷体" w:cs="Times New Roman"/>
        </w:rPr>
        <w:t>萘</w:t>
      </w:r>
      <w:proofErr w:type="gramEnd"/>
      <w:r w:rsidRPr="0048256F">
        <w:rPr>
          <w:rFonts w:eastAsia="楷体" w:cs="Times New Roman"/>
        </w:rPr>
        <w:t>的</w:t>
      </w:r>
      <w:r w:rsidRPr="0048256F">
        <w:rPr>
          <w:rFonts w:eastAsia="楷体" w:cs="Times New Roman"/>
        </w:rPr>
        <w:t>π</w:t>
      </w:r>
      <w:r w:rsidRPr="0048256F">
        <w:rPr>
          <w:rFonts w:eastAsia="楷体" w:cs="Times New Roman"/>
        </w:rPr>
        <w:t>键键级的释疑</w:t>
      </w:r>
      <w:r w:rsidRPr="0048256F">
        <w:rPr>
          <w:rFonts w:eastAsia="楷体" w:cs="Times New Roman"/>
        </w:rPr>
        <w:t xml:space="preserve">. </w:t>
      </w:r>
      <w:r w:rsidRPr="0048256F">
        <w:rPr>
          <w:rFonts w:eastAsia="楷体" w:cs="Times New Roman"/>
          <w:i/>
          <w:iCs/>
        </w:rPr>
        <w:t>大学化学</w:t>
      </w:r>
      <w:r w:rsidRPr="0048256F">
        <w:rPr>
          <w:rFonts w:eastAsia="楷体" w:cs="Times New Roman" w:hint="eastAsia"/>
        </w:rPr>
        <w:t xml:space="preserve"> </w:t>
      </w:r>
      <w:r w:rsidRPr="0048256F">
        <w:rPr>
          <w:rFonts w:eastAsia="楷体" w:cs="Times New Roman"/>
          <w:b/>
          <w:bCs/>
        </w:rPr>
        <w:t>2021</w:t>
      </w:r>
      <w:r w:rsidRPr="0048256F">
        <w:rPr>
          <w:rFonts w:eastAsia="楷体" w:cs="Times New Roman"/>
        </w:rPr>
        <w:t xml:space="preserve">, </w:t>
      </w:r>
      <w:r w:rsidRPr="0048256F">
        <w:rPr>
          <w:rFonts w:eastAsia="楷体" w:cs="Times New Roman"/>
          <w:i/>
          <w:iCs/>
        </w:rPr>
        <w:t>36</w:t>
      </w:r>
      <w:r w:rsidRPr="0048256F">
        <w:rPr>
          <w:rFonts w:eastAsia="楷体" w:cs="Times New Roman"/>
        </w:rPr>
        <w:t>, 2106047.</w:t>
      </w:r>
    </w:p>
    <w:p w14:paraId="05C5AC65" w14:textId="519F95A2" w:rsidR="00193F7B" w:rsidRPr="0048256F" w:rsidRDefault="00BF4E65" w:rsidP="008A78C7">
      <w:pPr>
        <w:pStyle w:val="EndNoteBibliography"/>
        <w:adjustRightInd w:val="0"/>
        <w:snapToGrid w:val="0"/>
        <w:rPr>
          <w:rFonts w:cs="Times New Roman"/>
        </w:rPr>
      </w:pPr>
      <w:r w:rsidRPr="0048256F">
        <w:rPr>
          <w:rFonts w:cs="Times New Roman"/>
        </w:rPr>
        <w:t>(3</w:t>
      </w:r>
      <w:r w:rsidR="004D7DB1" w:rsidRPr="0048256F">
        <w:rPr>
          <w:rFonts w:cs="Times New Roman"/>
        </w:rPr>
        <w:t>1</w:t>
      </w:r>
      <w:r w:rsidRPr="0048256F">
        <w:rPr>
          <w:rFonts w:cs="Times New Roman"/>
        </w:rPr>
        <w:t xml:space="preserve">) Shi, Q.; Pei, Z.; Song, J.; Li, S.-J.; Wei, D.; Coote, M. L.; Lan, Y. Diradical Generation via Relayed Proton-Coupled Electron Transfer. </w:t>
      </w:r>
      <w:r w:rsidRPr="0048256F">
        <w:rPr>
          <w:rFonts w:cs="Times New Roman"/>
          <w:i/>
          <w:iCs/>
        </w:rPr>
        <w:t>J. Am. Chem. Soc.</w:t>
      </w:r>
      <w:r w:rsidRPr="0048256F">
        <w:rPr>
          <w:rFonts w:cs="Times New Roman"/>
        </w:rPr>
        <w:t xml:space="preserve"> </w:t>
      </w:r>
      <w:r w:rsidRPr="0048256F">
        <w:rPr>
          <w:rFonts w:cs="Times New Roman"/>
          <w:b/>
          <w:bCs/>
        </w:rPr>
        <w:t>2022</w:t>
      </w:r>
      <w:r w:rsidRPr="0048256F">
        <w:rPr>
          <w:rFonts w:cs="Times New Roman"/>
        </w:rPr>
        <w:t xml:space="preserve">, </w:t>
      </w:r>
      <w:r w:rsidR="00DD7C83" w:rsidRPr="0048256F">
        <w:rPr>
          <w:rFonts w:cs="Times New Roman"/>
          <w:i/>
        </w:rPr>
        <w:t>144</w:t>
      </w:r>
      <w:r w:rsidR="00DD7C83" w:rsidRPr="0048256F">
        <w:rPr>
          <w:rFonts w:cs="Times New Roman"/>
        </w:rPr>
        <w:t>, 3137−3145</w:t>
      </w:r>
      <w:r w:rsidRPr="0048256F">
        <w:rPr>
          <w:rFonts w:cs="Times New Roman"/>
        </w:rPr>
        <w:t>.</w:t>
      </w:r>
    </w:p>
    <w:p w14:paraId="0B73547E" w14:textId="77777777" w:rsidR="00193F7B" w:rsidRPr="0048256F" w:rsidRDefault="00193F7B">
      <w:pPr>
        <w:snapToGrid w:val="0"/>
        <w:spacing w:line="440" w:lineRule="exact"/>
        <w:ind w:firstLineChars="196" w:firstLine="353"/>
        <w:rPr>
          <w:sz w:val="18"/>
          <w:szCs w:val="18"/>
        </w:rPr>
      </w:pPr>
    </w:p>
    <w:p w14:paraId="627D2948" w14:textId="77777777" w:rsidR="00193F7B" w:rsidRPr="0048256F" w:rsidRDefault="00BF4E65" w:rsidP="00B43220">
      <w:pPr>
        <w:numPr>
          <w:ilvl w:val="0"/>
          <w:numId w:val="1"/>
        </w:numPr>
        <w:snapToGrid w:val="0"/>
        <w:spacing w:line="440" w:lineRule="exact"/>
        <w:ind w:firstLineChars="196" w:firstLine="551"/>
        <w:rPr>
          <w:rFonts w:ascii="楷体" w:eastAsia="楷体" w:hAnsi="楷体" w:cs="楷体_GB2312"/>
          <w:b/>
          <w:bCs/>
          <w:color w:val="0070C0"/>
          <w:sz w:val="28"/>
          <w:szCs w:val="28"/>
        </w:rPr>
      </w:pPr>
      <w:r w:rsidRPr="0048256F">
        <w:rPr>
          <w:rFonts w:ascii="楷体" w:eastAsia="楷体" w:hAnsi="楷体" w:cs="楷体_GB2312" w:hint="eastAsia"/>
          <w:b/>
          <w:bCs/>
          <w:color w:val="0070C0"/>
          <w:sz w:val="28"/>
          <w:szCs w:val="28"/>
        </w:rPr>
        <w:t>项目的研究内容、研究目标，以及拟解决的关键科学问题</w:t>
      </w:r>
      <w:r w:rsidRPr="0048256F">
        <w:rPr>
          <w:rFonts w:ascii="楷体" w:eastAsia="楷体" w:hAnsi="楷体" w:cs="楷体_GB2312" w:hint="eastAsia"/>
          <w:color w:val="0070C0"/>
          <w:sz w:val="28"/>
          <w:szCs w:val="28"/>
        </w:rPr>
        <w:t>（此部分为重点阐述内容）</w:t>
      </w:r>
      <w:r w:rsidRPr="0048256F">
        <w:rPr>
          <w:rFonts w:ascii="楷体" w:eastAsia="楷体" w:hAnsi="楷体" w:cs="楷体_GB2312" w:hint="eastAsia"/>
          <w:b/>
          <w:bCs/>
          <w:color w:val="0070C0"/>
          <w:sz w:val="28"/>
          <w:szCs w:val="28"/>
        </w:rPr>
        <w:t>；</w:t>
      </w:r>
    </w:p>
    <w:p w14:paraId="5666D9FA" w14:textId="71D39AA0" w:rsidR="00B43220" w:rsidRPr="0048256F" w:rsidRDefault="00B43220" w:rsidP="00B43220">
      <w:pPr>
        <w:adjustRightInd w:val="0"/>
        <w:snapToGrid w:val="0"/>
        <w:spacing w:line="440" w:lineRule="exact"/>
        <w:ind w:firstLineChars="200" w:firstLine="482"/>
      </w:pPr>
      <w:r w:rsidRPr="0048256F">
        <w:rPr>
          <w:rFonts w:eastAsia="楷体"/>
          <w:b/>
          <w:bCs/>
          <w:kern w:val="0"/>
          <w:sz w:val="24"/>
          <w:szCs w:val="24"/>
        </w:rPr>
        <w:t xml:space="preserve">2.1 </w:t>
      </w:r>
      <w:r w:rsidRPr="0048256F">
        <w:rPr>
          <w:rFonts w:ascii="楷体" w:eastAsia="楷体" w:hAnsi="楷体"/>
          <w:b/>
          <w:bCs/>
          <w:kern w:val="0"/>
          <w:sz w:val="24"/>
          <w:szCs w:val="24"/>
        </w:rPr>
        <w:t>研究内容</w:t>
      </w:r>
    </w:p>
    <w:p w14:paraId="19540165" w14:textId="3F6E3DEE" w:rsidR="00193F7B" w:rsidRPr="0048256F" w:rsidRDefault="0044222E" w:rsidP="00E443C8">
      <w:pPr>
        <w:adjustRightInd w:val="0"/>
        <w:snapToGrid w:val="0"/>
        <w:spacing w:line="440" w:lineRule="exact"/>
        <w:ind w:firstLineChars="200" w:firstLine="482"/>
        <w:rPr>
          <w:rFonts w:eastAsia="楷体"/>
          <w:kern w:val="0"/>
          <w:sz w:val="24"/>
          <w:szCs w:val="24"/>
        </w:rPr>
      </w:pPr>
      <w:r w:rsidRPr="0048256F">
        <w:rPr>
          <w:rFonts w:eastAsia="楷体"/>
          <w:b/>
          <w:bCs/>
          <w:sz w:val="24"/>
          <w:szCs w:val="24"/>
        </w:rPr>
        <w:t>2.1.1</w:t>
      </w:r>
      <w:r w:rsidR="00F908AC" w:rsidRPr="0048256F" w:rsidDel="00F908AC">
        <w:rPr>
          <w:rFonts w:eastAsia="楷体"/>
          <w:b/>
          <w:bCs/>
          <w:sz w:val="24"/>
          <w:szCs w:val="24"/>
        </w:rPr>
        <w:t xml:space="preserve"> </w:t>
      </w:r>
      <w:r w:rsidR="00CC1172" w:rsidRPr="0048256F">
        <w:rPr>
          <w:rFonts w:eastAsia="楷体" w:hint="eastAsia"/>
          <w:b/>
          <w:bCs/>
          <w:sz w:val="24"/>
          <w:szCs w:val="24"/>
        </w:rPr>
        <w:t>探究</w:t>
      </w:r>
      <w:r w:rsidR="007D22B5" w:rsidRPr="0048256F">
        <w:rPr>
          <w:rFonts w:eastAsia="楷体" w:hint="eastAsia"/>
          <w:b/>
          <w:bCs/>
          <w:sz w:val="24"/>
          <w:szCs w:val="24"/>
        </w:rPr>
        <w:t>其它类型</w:t>
      </w:r>
      <w:r w:rsidR="00BF4E65" w:rsidRPr="0048256F">
        <w:rPr>
          <w:rFonts w:eastAsia="楷体"/>
          <w:b/>
          <w:bCs/>
          <w:sz w:val="24"/>
          <w:szCs w:val="24"/>
        </w:rPr>
        <w:t>NHC</w:t>
      </w:r>
      <w:r w:rsidR="00BF4E65" w:rsidRPr="0048256F">
        <w:rPr>
          <w:rFonts w:eastAsia="楷体"/>
          <w:b/>
          <w:bCs/>
          <w:sz w:val="24"/>
          <w:szCs w:val="24"/>
        </w:rPr>
        <w:t>催化双自由基偶联反应的</w:t>
      </w:r>
      <w:r w:rsidR="00CC1172" w:rsidRPr="0048256F">
        <w:rPr>
          <w:rFonts w:eastAsia="楷体" w:hint="eastAsia"/>
          <w:b/>
          <w:bCs/>
          <w:sz w:val="24"/>
          <w:szCs w:val="24"/>
        </w:rPr>
        <w:t>详细</w:t>
      </w:r>
      <w:r w:rsidR="00BF4E65" w:rsidRPr="0048256F">
        <w:rPr>
          <w:rFonts w:eastAsia="楷体"/>
          <w:b/>
          <w:bCs/>
          <w:sz w:val="24"/>
          <w:szCs w:val="24"/>
        </w:rPr>
        <w:t>机理。</w:t>
      </w:r>
      <w:r w:rsidR="00CE3221" w:rsidRPr="0048256F">
        <w:rPr>
          <w:rFonts w:eastAsia="楷体"/>
          <w:bCs/>
          <w:sz w:val="24"/>
          <w:szCs w:val="24"/>
        </w:rPr>
        <w:t>为了</w:t>
      </w:r>
      <w:r w:rsidR="007D22B5" w:rsidRPr="0048256F">
        <w:rPr>
          <w:rFonts w:eastAsia="楷体" w:hint="eastAsia"/>
          <w:bCs/>
          <w:sz w:val="24"/>
          <w:szCs w:val="24"/>
        </w:rPr>
        <w:t>探究</w:t>
      </w:r>
      <w:del w:id="21" w:author="Administrator" w:date="2022-02-27T19:13:00Z">
        <w:r w:rsidR="00CE3221" w:rsidRPr="0048256F" w:rsidDel="001E23C8">
          <w:rPr>
            <w:rFonts w:eastAsia="楷体" w:hint="eastAsia"/>
            <w:bCs/>
            <w:sz w:val="24"/>
            <w:szCs w:val="24"/>
          </w:rPr>
          <w:delText>中继的</w:delText>
        </w:r>
        <w:r w:rsidR="00CE3221" w:rsidRPr="0048256F" w:rsidDel="001E23C8">
          <w:rPr>
            <w:rFonts w:eastAsia="楷体" w:hint="eastAsia"/>
            <w:bCs/>
            <w:sz w:val="24"/>
            <w:szCs w:val="24"/>
          </w:rPr>
          <w:delText>P</w:delText>
        </w:r>
        <w:r w:rsidR="00CE3221" w:rsidRPr="0048256F" w:rsidDel="001E23C8">
          <w:rPr>
            <w:rFonts w:eastAsia="楷体"/>
            <w:bCs/>
            <w:sz w:val="24"/>
            <w:szCs w:val="24"/>
          </w:rPr>
          <w:delText>CET</w:delText>
        </w:r>
      </w:del>
      <w:ins w:id="22" w:author="Administrator" w:date="2022-02-27T19:13:00Z">
        <w:r w:rsidR="001E23C8">
          <w:rPr>
            <w:rFonts w:eastAsia="楷体" w:hint="eastAsia"/>
            <w:bCs/>
            <w:sz w:val="24"/>
            <w:szCs w:val="24"/>
          </w:rPr>
          <w:t>非绝热</w:t>
        </w:r>
        <w:r w:rsidR="001E23C8">
          <w:rPr>
            <w:rFonts w:eastAsia="楷体" w:hint="eastAsia"/>
            <w:bCs/>
            <w:sz w:val="24"/>
            <w:szCs w:val="24"/>
          </w:rPr>
          <w:t>PCET</w:t>
        </w:r>
      </w:ins>
      <w:r w:rsidR="00CE3221" w:rsidRPr="0048256F">
        <w:rPr>
          <w:rFonts w:eastAsia="楷体"/>
          <w:bCs/>
          <w:sz w:val="24"/>
          <w:szCs w:val="24"/>
        </w:rPr>
        <w:t>机理的普遍性</w:t>
      </w:r>
      <w:r w:rsidR="00BF4E65" w:rsidRPr="0048256F">
        <w:rPr>
          <w:rFonts w:eastAsia="楷体" w:hint="eastAsia"/>
          <w:bCs/>
          <w:kern w:val="0"/>
          <w:sz w:val="24"/>
          <w:szCs w:val="24"/>
        </w:rPr>
        <w:t>，我们将</w:t>
      </w:r>
      <w:r w:rsidR="002E5F51" w:rsidRPr="0048256F">
        <w:rPr>
          <w:rFonts w:eastAsia="楷体" w:hint="eastAsia"/>
          <w:bCs/>
          <w:kern w:val="0"/>
          <w:sz w:val="24"/>
          <w:szCs w:val="24"/>
        </w:rPr>
        <w:t>继续</w:t>
      </w:r>
      <w:r w:rsidR="00BF4E65" w:rsidRPr="0048256F">
        <w:rPr>
          <w:rFonts w:eastAsia="楷体" w:hint="eastAsia"/>
          <w:bCs/>
          <w:kern w:val="0"/>
          <w:sz w:val="24"/>
          <w:szCs w:val="24"/>
        </w:rPr>
        <w:t>对</w:t>
      </w:r>
      <w:r w:rsidR="002E5F51" w:rsidRPr="0048256F">
        <w:rPr>
          <w:rFonts w:eastAsia="楷体" w:hint="eastAsia"/>
          <w:bCs/>
          <w:kern w:val="0"/>
          <w:sz w:val="24"/>
          <w:szCs w:val="24"/>
        </w:rPr>
        <w:t>其它类</w:t>
      </w:r>
      <w:r w:rsidR="00BF4E65" w:rsidRPr="0048256F">
        <w:rPr>
          <w:rFonts w:eastAsia="楷体"/>
          <w:bCs/>
          <w:kern w:val="0"/>
          <w:sz w:val="24"/>
          <w:szCs w:val="24"/>
        </w:rPr>
        <w:t>NHC</w:t>
      </w:r>
      <w:r w:rsidR="00BF4E65" w:rsidRPr="0048256F">
        <w:rPr>
          <w:rFonts w:eastAsia="楷体" w:hint="eastAsia"/>
          <w:bCs/>
          <w:kern w:val="0"/>
          <w:sz w:val="24"/>
          <w:szCs w:val="24"/>
        </w:rPr>
        <w:t>催化双自由基偶联反应进行系统</w:t>
      </w:r>
      <w:r w:rsidR="00EF16ED" w:rsidRPr="0048256F">
        <w:rPr>
          <w:rFonts w:eastAsia="楷体" w:hint="eastAsia"/>
          <w:bCs/>
          <w:kern w:val="0"/>
          <w:sz w:val="24"/>
          <w:szCs w:val="24"/>
        </w:rPr>
        <w:t>地</w:t>
      </w:r>
      <w:r w:rsidR="00BF4E65" w:rsidRPr="0048256F">
        <w:rPr>
          <w:rFonts w:eastAsia="楷体" w:hint="eastAsia"/>
          <w:bCs/>
          <w:kern w:val="0"/>
          <w:sz w:val="24"/>
          <w:szCs w:val="24"/>
        </w:rPr>
        <w:t>研究来验证</w:t>
      </w:r>
      <w:del w:id="23" w:author="Administrator" w:date="2022-02-27T19:13:00Z">
        <w:r w:rsidR="00BF4E65" w:rsidRPr="0048256F" w:rsidDel="001E23C8">
          <w:rPr>
            <w:rFonts w:eastAsia="楷体" w:hint="eastAsia"/>
            <w:bCs/>
            <w:kern w:val="0"/>
            <w:sz w:val="24"/>
            <w:szCs w:val="24"/>
          </w:rPr>
          <w:delText>中继的</w:delText>
        </w:r>
        <w:r w:rsidR="00BF4E65" w:rsidRPr="0048256F" w:rsidDel="001E23C8">
          <w:rPr>
            <w:rFonts w:eastAsia="楷体"/>
            <w:bCs/>
            <w:kern w:val="0"/>
            <w:sz w:val="24"/>
            <w:szCs w:val="24"/>
          </w:rPr>
          <w:delText>PCET</w:delText>
        </w:r>
      </w:del>
      <w:ins w:id="24" w:author="Administrator" w:date="2022-02-27T19:13:00Z">
        <w:r w:rsidR="001E23C8">
          <w:rPr>
            <w:rFonts w:eastAsia="楷体" w:hint="eastAsia"/>
            <w:bCs/>
            <w:kern w:val="0"/>
            <w:sz w:val="24"/>
            <w:szCs w:val="24"/>
          </w:rPr>
          <w:t>非绝热</w:t>
        </w:r>
        <w:r w:rsidR="001E23C8">
          <w:rPr>
            <w:rFonts w:eastAsia="楷体" w:hint="eastAsia"/>
            <w:bCs/>
            <w:kern w:val="0"/>
            <w:sz w:val="24"/>
            <w:szCs w:val="24"/>
          </w:rPr>
          <w:t>PCET</w:t>
        </w:r>
      </w:ins>
      <w:r w:rsidR="00BF4E65" w:rsidRPr="0048256F">
        <w:rPr>
          <w:rFonts w:eastAsia="楷体" w:hint="eastAsia"/>
          <w:bCs/>
          <w:kern w:val="0"/>
          <w:sz w:val="24"/>
          <w:szCs w:val="24"/>
        </w:rPr>
        <w:t>机理的普遍性</w:t>
      </w:r>
      <w:r w:rsidR="00BF4E65" w:rsidRPr="0048256F">
        <w:rPr>
          <w:rFonts w:eastAsia="楷体"/>
          <w:kern w:val="0"/>
          <w:sz w:val="24"/>
          <w:szCs w:val="24"/>
        </w:rPr>
        <w:t>。</w:t>
      </w:r>
      <w:r w:rsidR="003D7338" w:rsidRPr="0048256F">
        <w:rPr>
          <w:rFonts w:eastAsia="楷体" w:hint="eastAsia"/>
          <w:b/>
          <w:bCs/>
          <w:kern w:val="0"/>
          <w:sz w:val="24"/>
          <w:szCs w:val="24"/>
        </w:rPr>
        <w:t>需要注意的是，</w:t>
      </w:r>
      <w:r w:rsidR="00BF4E65" w:rsidRPr="0048256F">
        <w:rPr>
          <w:rFonts w:eastAsia="楷体" w:hint="eastAsia"/>
          <w:b/>
          <w:bCs/>
          <w:kern w:val="0"/>
          <w:sz w:val="24"/>
          <w:szCs w:val="24"/>
        </w:rPr>
        <w:t>图</w:t>
      </w:r>
      <w:r w:rsidR="00BF4E65" w:rsidRPr="0048256F">
        <w:rPr>
          <w:rFonts w:eastAsia="楷体"/>
          <w:b/>
          <w:bCs/>
          <w:kern w:val="0"/>
          <w:sz w:val="24"/>
          <w:szCs w:val="24"/>
        </w:rPr>
        <w:t>3</w:t>
      </w:r>
      <w:r w:rsidR="00BF4E65" w:rsidRPr="0048256F">
        <w:rPr>
          <w:rFonts w:eastAsia="楷体" w:hint="eastAsia"/>
          <w:b/>
          <w:bCs/>
          <w:kern w:val="0"/>
          <w:sz w:val="24"/>
          <w:szCs w:val="24"/>
        </w:rPr>
        <w:t>中的底物醛是芳香醛，那么用不同的取代基底</w:t>
      </w:r>
      <w:proofErr w:type="gramStart"/>
      <w:r w:rsidR="00BF4E65" w:rsidRPr="0048256F">
        <w:rPr>
          <w:rFonts w:eastAsia="楷体" w:hint="eastAsia"/>
          <w:b/>
          <w:bCs/>
          <w:kern w:val="0"/>
          <w:sz w:val="24"/>
          <w:szCs w:val="24"/>
        </w:rPr>
        <w:t>物例如脂肪醛</w:t>
      </w:r>
      <w:proofErr w:type="gramEnd"/>
      <w:r w:rsidR="00BF4E65" w:rsidRPr="0048256F">
        <w:rPr>
          <w:rFonts w:eastAsia="楷体" w:hint="eastAsia"/>
          <w:b/>
          <w:bCs/>
          <w:kern w:val="0"/>
          <w:sz w:val="24"/>
          <w:szCs w:val="24"/>
        </w:rPr>
        <w:t>会不会有相似的机理？</w:t>
      </w:r>
      <w:r w:rsidR="00BF4E65" w:rsidRPr="0048256F">
        <w:rPr>
          <w:rFonts w:eastAsia="楷体" w:hint="eastAsia"/>
          <w:kern w:val="0"/>
          <w:sz w:val="24"/>
          <w:szCs w:val="24"/>
        </w:rPr>
        <w:t>如图</w:t>
      </w:r>
      <w:r w:rsidR="001E6314" w:rsidRPr="0048256F">
        <w:rPr>
          <w:rFonts w:eastAsia="楷体"/>
          <w:kern w:val="0"/>
          <w:sz w:val="24"/>
          <w:szCs w:val="24"/>
        </w:rPr>
        <w:t>4</w:t>
      </w:r>
      <w:r w:rsidR="00BF4E65" w:rsidRPr="0048256F">
        <w:rPr>
          <w:rFonts w:eastAsia="楷体" w:hint="eastAsia"/>
          <w:kern w:val="0"/>
          <w:sz w:val="24"/>
          <w:szCs w:val="24"/>
        </w:rPr>
        <w:t>所示，我们将基于</w:t>
      </w:r>
      <w:r w:rsidR="00BF4E65" w:rsidRPr="0048256F">
        <w:rPr>
          <w:rFonts w:eastAsia="楷体"/>
          <w:kern w:val="0"/>
          <w:sz w:val="24"/>
          <w:szCs w:val="24"/>
        </w:rPr>
        <w:t>Ohmiya</w:t>
      </w:r>
      <w:r w:rsidR="00BF4E65" w:rsidRPr="0048256F">
        <w:rPr>
          <w:rFonts w:eastAsia="楷体" w:hint="eastAsia"/>
          <w:kern w:val="0"/>
          <w:sz w:val="24"/>
          <w:szCs w:val="24"/>
        </w:rPr>
        <w:t>课题组的另外一个实验报道（</w:t>
      </w:r>
      <w:r w:rsidR="00BF4E65" w:rsidRPr="0048256F">
        <w:rPr>
          <w:rFonts w:eastAsia="楷体"/>
          <w:i/>
          <w:iCs/>
          <w:sz w:val="24"/>
          <w:szCs w:val="24"/>
        </w:rPr>
        <w:t xml:space="preserve">ACS </w:t>
      </w:r>
      <w:proofErr w:type="spellStart"/>
      <w:r w:rsidR="00BF4E65" w:rsidRPr="0048256F">
        <w:rPr>
          <w:rFonts w:eastAsia="楷体"/>
          <w:i/>
          <w:iCs/>
          <w:sz w:val="24"/>
          <w:szCs w:val="24"/>
        </w:rPr>
        <w:t>Catal</w:t>
      </w:r>
      <w:proofErr w:type="spellEnd"/>
      <w:r w:rsidR="00BF4E65" w:rsidRPr="0048256F">
        <w:rPr>
          <w:rFonts w:eastAsia="楷体"/>
          <w:i/>
          <w:iCs/>
          <w:sz w:val="24"/>
          <w:szCs w:val="24"/>
        </w:rPr>
        <w:t>.</w:t>
      </w:r>
      <w:r w:rsidR="00BF4E65" w:rsidRPr="0048256F">
        <w:rPr>
          <w:rFonts w:eastAsia="楷体"/>
          <w:sz w:val="24"/>
          <w:szCs w:val="24"/>
        </w:rPr>
        <w:t xml:space="preserve">, </w:t>
      </w:r>
      <w:r w:rsidR="00BF4E65" w:rsidRPr="0048256F">
        <w:rPr>
          <w:rFonts w:eastAsia="楷体"/>
          <w:b/>
          <w:bCs/>
          <w:sz w:val="24"/>
          <w:szCs w:val="24"/>
        </w:rPr>
        <w:t>2020</w:t>
      </w:r>
      <w:r w:rsidR="00BF4E65" w:rsidRPr="0048256F">
        <w:rPr>
          <w:rFonts w:eastAsia="楷体"/>
          <w:sz w:val="24"/>
          <w:szCs w:val="24"/>
        </w:rPr>
        <w:t xml:space="preserve">, </w:t>
      </w:r>
      <w:r w:rsidR="00BF4E65" w:rsidRPr="0048256F">
        <w:rPr>
          <w:rFonts w:eastAsia="楷体"/>
          <w:i/>
          <w:iCs/>
          <w:sz w:val="24"/>
          <w:szCs w:val="24"/>
        </w:rPr>
        <w:t>10</w:t>
      </w:r>
      <w:r w:rsidR="00BF4E65" w:rsidRPr="0048256F">
        <w:rPr>
          <w:rFonts w:eastAsia="楷体"/>
          <w:sz w:val="24"/>
          <w:szCs w:val="24"/>
        </w:rPr>
        <w:t>, 8524-8529</w:t>
      </w:r>
      <w:r w:rsidR="00BF4E65" w:rsidRPr="0048256F">
        <w:rPr>
          <w:rFonts w:eastAsia="楷体" w:hint="eastAsia"/>
          <w:kern w:val="0"/>
          <w:sz w:val="24"/>
          <w:szCs w:val="24"/>
        </w:rPr>
        <w:t>）构建反应模型，</w:t>
      </w:r>
      <w:r w:rsidR="00BF4E65" w:rsidRPr="0048256F">
        <w:rPr>
          <w:rFonts w:eastAsia="楷体" w:hint="eastAsia"/>
          <w:bCs/>
          <w:sz w:val="24"/>
          <w:szCs w:val="24"/>
        </w:rPr>
        <w:t>揭示其在能量上最占优势的反应路径是否为</w:t>
      </w:r>
      <w:del w:id="25" w:author="Administrator" w:date="2022-02-27T19:13:00Z">
        <w:r w:rsidR="00BF4E65" w:rsidRPr="0048256F" w:rsidDel="001E23C8">
          <w:rPr>
            <w:rFonts w:eastAsia="楷体" w:hint="eastAsia"/>
            <w:kern w:val="0"/>
            <w:sz w:val="24"/>
            <w:szCs w:val="24"/>
          </w:rPr>
          <w:delText>中继的</w:delText>
        </w:r>
        <w:r w:rsidR="00BF4E65" w:rsidRPr="0048256F" w:rsidDel="001E23C8">
          <w:rPr>
            <w:rFonts w:eastAsia="楷体"/>
            <w:kern w:val="0"/>
            <w:sz w:val="24"/>
            <w:szCs w:val="24"/>
          </w:rPr>
          <w:delText>PCET</w:delText>
        </w:r>
      </w:del>
      <w:ins w:id="26" w:author="Administrator" w:date="2022-02-27T19:13:00Z">
        <w:r w:rsidR="001E23C8">
          <w:rPr>
            <w:rFonts w:eastAsia="楷体" w:hint="eastAsia"/>
            <w:kern w:val="0"/>
            <w:sz w:val="24"/>
            <w:szCs w:val="24"/>
          </w:rPr>
          <w:t>非绝热</w:t>
        </w:r>
        <w:r w:rsidR="001E23C8">
          <w:rPr>
            <w:rFonts w:eastAsia="楷体" w:hint="eastAsia"/>
            <w:kern w:val="0"/>
            <w:sz w:val="24"/>
            <w:szCs w:val="24"/>
          </w:rPr>
          <w:t>PCET</w:t>
        </w:r>
      </w:ins>
      <w:r w:rsidR="00BF4E65" w:rsidRPr="0048256F">
        <w:rPr>
          <w:rFonts w:eastAsia="楷体" w:hint="eastAsia"/>
          <w:kern w:val="0"/>
          <w:sz w:val="24"/>
          <w:szCs w:val="24"/>
        </w:rPr>
        <w:t>机理</w:t>
      </w:r>
      <w:r w:rsidR="00BF4E65" w:rsidRPr="0048256F">
        <w:rPr>
          <w:rFonts w:eastAsia="楷体" w:hint="eastAsia"/>
          <w:bCs/>
          <w:sz w:val="24"/>
          <w:szCs w:val="24"/>
        </w:rPr>
        <w:t>，</w:t>
      </w:r>
      <w:r w:rsidR="00BF4E65" w:rsidRPr="0048256F">
        <w:rPr>
          <w:rFonts w:eastAsia="楷体" w:hint="eastAsia"/>
          <w:bCs/>
          <w:sz w:val="24"/>
          <w:szCs w:val="24"/>
        </w:rPr>
        <w:lastRenderedPageBreak/>
        <w:t>然后对关键的</w:t>
      </w:r>
      <w:r w:rsidR="00BC3196" w:rsidRPr="0048256F">
        <w:rPr>
          <w:rFonts w:eastAsia="楷体" w:hint="eastAsia"/>
          <w:bCs/>
          <w:sz w:val="24"/>
          <w:szCs w:val="24"/>
        </w:rPr>
        <w:t>开壳</w:t>
      </w:r>
      <w:r w:rsidR="00BF4E65" w:rsidRPr="0048256F">
        <w:rPr>
          <w:rFonts w:eastAsia="楷体" w:hint="eastAsia"/>
          <w:bCs/>
          <w:sz w:val="24"/>
          <w:szCs w:val="24"/>
        </w:rPr>
        <w:t>单重态过渡态的</w:t>
      </w:r>
      <w:r w:rsidR="009126DD" w:rsidRPr="0048256F">
        <w:rPr>
          <w:rFonts w:eastAsia="楷体" w:hint="eastAsia"/>
          <w:bCs/>
          <w:sz w:val="24"/>
          <w:szCs w:val="24"/>
        </w:rPr>
        <w:t>内稟反应坐标</w:t>
      </w:r>
      <w:r w:rsidR="009126DD" w:rsidRPr="0048256F">
        <w:rPr>
          <w:rFonts w:ascii="楷体" w:eastAsia="楷体" w:hAnsi="楷体" w:hint="eastAsia"/>
          <w:bCs/>
          <w:sz w:val="24"/>
          <w:szCs w:val="24"/>
        </w:rPr>
        <w:t>(</w:t>
      </w:r>
      <w:r w:rsidR="009126DD" w:rsidRPr="0048256F">
        <w:rPr>
          <w:rFonts w:eastAsia="楷体"/>
          <w:bCs/>
          <w:sz w:val="24"/>
          <w:szCs w:val="24"/>
        </w:rPr>
        <w:t>IRC</w:t>
      </w:r>
      <w:r w:rsidR="009126DD" w:rsidRPr="0048256F">
        <w:rPr>
          <w:rFonts w:ascii="楷体" w:eastAsia="楷体" w:hAnsi="楷体"/>
          <w:bCs/>
          <w:sz w:val="24"/>
          <w:szCs w:val="24"/>
        </w:rPr>
        <w:t>)</w:t>
      </w:r>
      <w:r w:rsidR="00BF4E65" w:rsidRPr="0048256F">
        <w:rPr>
          <w:rFonts w:eastAsia="楷体" w:hint="eastAsia"/>
          <w:bCs/>
          <w:sz w:val="24"/>
          <w:szCs w:val="24"/>
        </w:rPr>
        <w:t>进行跟踪分析自旋分布和分子轨道</w:t>
      </w:r>
      <w:r w:rsidR="009126DD" w:rsidRPr="0048256F">
        <w:rPr>
          <w:rFonts w:eastAsia="楷体" w:hint="eastAsia"/>
          <w:bCs/>
          <w:sz w:val="24"/>
          <w:szCs w:val="24"/>
        </w:rPr>
        <w:t>变化来揭开电子转移过程的神秘面纱</w:t>
      </w:r>
      <w:r w:rsidR="00BF4E65" w:rsidRPr="0048256F">
        <w:rPr>
          <w:rFonts w:eastAsia="楷体"/>
          <w:bCs/>
          <w:sz w:val="24"/>
          <w:szCs w:val="24"/>
        </w:rPr>
        <w:t>。</w:t>
      </w:r>
    </w:p>
    <w:p w14:paraId="51CA90CC" w14:textId="4A48283B" w:rsidR="006C11B9" w:rsidRPr="0048256F" w:rsidRDefault="00DA4BCD" w:rsidP="005A0D88">
      <w:pPr>
        <w:adjustRightInd w:val="0"/>
        <w:snapToGrid w:val="0"/>
        <w:spacing w:line="360" w:lineRule="auto"/>
        <w:jc w:val="center"/>
      </w:pPr>
      <w:r w:rsidRPr="0048256F">
        <w:object w:dxaOrig="7645" w:dyaOrig="2004" w14:anchorId="1F91E829">
          <v:shape id="_x0000_i1028" type="#_x0000_t75" style="width:335.25pt;height:88.5pt" o:ole="">
            <v:imagedata r:id="rId15" o:title=""/>
          </v:shape>
          <o:OLEObject Type="Embed" ProgID="ChemDraw.Document.6.0" ShapeID="_x0000_i1028" DrawAspect="Content" ObjectID="_1707558881" r:id="rId16"/>
        </w:object>
      </w:r>
    </w:p>
    <w:p w14:paraId="3D2CE437" w14:textId="06A61F41" w:rsidR="00193F7B" w:rsidRPr="0048256F" w:rsidRDefault="00BF4E65" w:rsidP="005A0D88">
      <w:pPr>
        <w:adjustRightInd w:val="0"/>
        <w:snapToGrid w:val="0"/>
        <w:spacing w:line="440" w:lineRule="exact"/>
        <w:jc w:val="center"/>
        <w:rPr>
          <w:rFonts w:eastAsia="楷体"/>
          <w:kern w:val="0"/>
          <w:sz w:val="24"/>
          <w:szCs w:val="24"/>
        </w:rPr>
      </w:pPr>
      <w:r w:rsidRPr="0048256F">
        <w:rPr>
          <w:rFonts w:eastAsia="楷体"/>
          <w:kern w:val="0"/>
          <w:sz w:val="24"/>
          <w:szCs w:val="24"/>
        </w:rPr>
        <w:t>图</w:t>
      </w:r>
      <w:r w:rsidR="001E6314" w:rsidRPr="0048256F">
        <w:rPr>
          <w:rFonts w:eastAsia="楷体"/>
          <w:kern w:val="0"/>
          <w:sz w:val="24"/>
          <w:szCs w:val="24"/>
        </w:rPr>
        <w:t>4</w:t>
      </w:r>
      <w:r w:rsidRPr="0048256F">
        <w:rPr>
          <w:rFonts w:eastAsia="楷体"/>
          <w:kern w:val="0"/>
          <w:sz w:val="24"/>
          <w:szCs w:val="24"/>
        </w:rPr>
        <w:t xml:space="preserve">. </w:t>
      </w:r>
      <w:r w:rsidRPr="0048256F">
        <w:rPr>
          <w:rFonts w:eastAsia="楷体"/>
          <w:kern w:val="0"/>
          <w:sz w:val="24"/>
          <w:szCs w:val="24"/>
        </w:rPr>
        <w:t>选取的</w:t>
      </w:r>
      <w:r w:rsidRPr="0048256F">
        <w:rPr>
          <w:rFonts w:eastAsia="楷体"/>
          <w:sz w:val="24"/>
          <w:szCs w:val="24"/>
        </w:rPr>
        <w:t>NHC</w:t>
      </w:r>
      <w:r w:rsidRPr="0048256F">
        <w:rPr>
          <w:rFonts w:eastAsia="楷体"/>
          <w:sz w:val="24"/>
          <w:szCs w:val="24"/>
        </w:rPr>
        <w:t>催化脂肪醛与</w:t>
      </w:r>
      <w:r w:rsidRPr="0048256F">
        <w:rPr>
          <w:rFonts w:eastAsia="楷体"/>
          <w:sz w:val="24"/>
          <w:szCs w:val="24"/>
        </w:rPr>
        <w:t>NHPI</w:t>
      </w:r>
      <w:proofErr w:type="gramStart"/>
      <w:r w:rsidRPr="0048256F">
        <w:rPr>
          <w:rFonts w:eastAsia="楷体"/>
          <w:sz w:val="24"/>
          <w:szCs w:val="24"/>
        </w:rPr>
        <w:t>酯</w:t>
      </w:r>
      <w:proofErr w:type="gramEnd"/>
      <w:r w:rsidRPr="0048256F">
        <w:rPr>
          <w:rFonts w:eastAsia="楷体"/>
          <w:sz w:val="24"/>
          <w:szCs w:val="24"/>
        </w:rPr>
        <w:t>合成二烷基酮的反应模型</w:t>
      </w:r>
    </w:p>
    <w:p w14:paraId="7E3BE97E" w14:textId="77777777" w:rsidR="00193F7B" w:rsidRPr="0048256F" w:rsidRDefault="00193F7B" w:rsidP="000673A4">
      <w:pPr>
        <w:adjustRightInd w:val="0"/>
        <w:snapToGrid w:val="0"/>
        <w:rPr>
          <w:rFonts w:eastAsia="楷体"/>
          <w:sz w:val="24"/>
          <w:szCs w:val="24"/>
        </w:rPr>
      </w:pPr>
    </w:p>
    <w:p w14:paraId="5B798CF8" w14:textId="034A97A6" w:rsidR="00193F7B" w:rsidRPr="0048256F" w:rsidRDefault="00BF4E65" w:rsidP="00B43220">
      <w:pPr>
        <w:adjustRightInd w:val="0"/>
        <w:snapToGrid w:val="0"/>
        <w:spacing w:line="440" w:lineRule="exact"/>
        <w:ind w:firstLineChars="200" w:firstLine="482"/>
        <w:rPr>
          <w:rFonts w:eastAsia="楷体"/>
          <w:kern w:val="0"/>
          <w:sz w:val="24"/>
          <w:szCs w:val="24"/>
        </w:rPr>
      </w:pPr>
      <w:r w:rsidRPr="0048256F">
        <w:rPr>
          <w:rFonts w:eastAsia="楷体" w:hint="eastAsia"/>
          <w:b/>
          <w:bCs/>
          <w:kern w:val="0"/>
          <w:sz w:val="24"/>
          <w:szCs w:val="24"/>
        </w:rPr>
        <w:t>除了取代基效应的影响，如果</w:t>
      </w:r>
      <w:r w:rsidR="00491A06" w:rsidRPr="0048256F">
        <w:rPr>
          <w:rFonts w:eastAsia="楷体" w:hint="eastAsia"/>
          <w:b/>
          <w:bCs/>
          <w:kern w:val="0"/>
          <w:sz w:val="24"/>
          <w:szCs w:val="24"/>
        </w:rPr>
        <w:t>此类</w:t>
      </w:r>
      <w:r w:rsidRPr="0048256F">
        <w:rPr>
          <w:rFonts w:eastAsia="楷体"/>
          <w:b/>
          <w:bCs/>
          <w:kern w:val="0"/>
          <w:sz w:val="24"/>
          <w:szCs w:val="24"/>
        </w:rPr>
        <w:t>NHC</w:t>
      </w:r>
      <w:r w:rsidRPr="0048256F">
        <w:rPr>
          <w:rFonts w:eastAsia="楷体" w:hint="eastAsia"/>
          <w:b/>
          <w:bCs/>
          <w:kern w:val="0"/>
          <w:sz w:val="24"/>
          <w:szCs w:val="24"/>
        </w:rPr>
        <w:t>催化反应采用不同的氧化剂会不会有相似的机理</w:t>
      </w:r>
      <w:r w:rsidRPr="0048256F">
        <w:rPr>
          <w:rFonts w:eastAsia="楷体"/>
          <w:kern w:val="0"/>
          <w:sz w:val="24"/>
          <w:szCs w:val="24"/>
        </w:rPr>
        <w:t>？</w:t>
      </w:r>
      <w:r w:rsidRPr="0048256F">
        <w:rPr>
          <w:rFonts w:eastAsia="楷体" w:hint="eastAsia"/>
          <w:kern w:val="0"/>
          <w:sz w:val="24"/>
          <w:szCs w:val="24"/>
        </w:rPr>
        <w:t>如图</w:t>
      </w:r>
      <w:r w:rsidR="001E6314" w:rsidRPr="0048256F">
        <w:rPr>
          <w:rFonts w:eastAsia="楷体"/>
          <w:kern w:val="0"/>
          <w:sz w:val="24"/>
          <w:szCs w:val="24"/>
        </w:rPr>
        <w:t>5</w:t>
      </w:r>
      <w:r w:rsidRPr="0048256F">
        <w:rPr>
          <w:rFonts w:eastAsia="楷体" w:hint="eastAsia"/>
          <w:kern w:val="0"/>
          <w:sz w:val="24"/>
          <w:szCs w:val="24"/>
        </w:rPr>
        <w:t>所示，我们将基于</w:t>
      </w:r>
      <w:r w:rsidRPr="0048256F">
        <w:rPr>
          <w:rFonts w:eastAsia="楷体"/>
          <w:kern w:val="0"/>
          <w:sz w:val="24"/>
          <w:szCs w:val="24"/>
        </w:rPr>
        <w:t>Hong</w:t>
      </w:r>
      <w:r w:rsidRPr="0048256F">
        <w:rPr>
          <w:rFonts w:eastAsia="楷体" w:hint="eastAsia"/>
          <w:kern w:val="0"/>
          <w:sz w:val="24"/>
          <w:szCs w:val="24"/>
        </w:rPr>
        <w:t>课题组的一个实验报道（</w:t>
      </w:r>
      <w:r w:rsidRPr="0048256F">
        <w:rPr>
          <w:rFonts w:eastAsia="楷体"/>
          <w:i/>
          <w:iCs/>
          <w:sz w:val="24"/>
          <w:szCs w:val="24"/>
        </w:rPr>
        <w:t>Chem. Sci.</w:t>
      </w:r>
      <w:r w:rsidRPr="0048256F">
        <w:rPr>
          <w:rFonts w:eastAsia="楷体"/>
          <w:sz w:val="24"/>
          <w:szCs w:val="24"/>
        </w:rPr>
        <w:t xml:space="preserve"> </w:t>
      </w:r>
      <w:r w:rsidRPr="0048256F">
        <w:rPr>
          <w:rFonts w:eastAsia="楷体"/>
          <w:b/>
          <w:bCs/>
          <w:sz w:val="24"/>
          <w:szCs w:val="24"/>
        </w:rPr>
        <w:t>2020</w:t>
      </w:r>
      <w:r w:rsidRPr="0048256F">
        <w:rPr>
          <w:rFonts w:eastAsia="楷体"/>
          <w:sz w:val="24"/>
          <w:szCs w:val="24"/>
        </w:rPr>
        <w:t xml:space="preserve">, </w:t>
      </w:r>
      <w:r w:rsidRPr="0048256F">
        <w:rPr>
          <w:rFonts w:eastAsia="楷体"/>
          <w:i/>
          <w:iCs/>
          <w:sz w:val="24"/>
          <w:szCs w:val="24"/>
        </w:rPr>
        <w:t>11</w:t>
      </w:r>
      <w:r w:rsidRPr="0048256F">
        <w:rPr>
          <w:rFonts w:eastAsia="楷体"/>
          <w:sz w:val="24"/>
          <w:szCs w:val="24"/>
        </w:rPr>
        <w:t>, 3192-3197</w:t>
      </w:r>
      <w:r w:rsidRPr="0048256F">
        <w:rPr>
          <w:rFonts w:eastAsia="楷体" w:hint="eastAsia"/>
          <w:kern w:val="0"/>
          <w:sz w:val="24"/>
          <w:szCs w:val="24"/>
        </w:rPr>
        <w:t>）构建反应模型，</w:t>
      </w:r>
      <w:r w:rsidRPr="0048256F">
        <w:rPr>
          <w:rFonts w:eastAsia="楷体" w:hint="eastAsia"/>
          <w:bCs/>
          <w:sz w:val="24"/>
          <w:szCs w:val="24"/>
        </w:rPr>
        <w:t>揭示其在能量上最占优势的反应路径是否为</w:t>
      </w:r>
      <w:del w:id="27" w:author="Administrator" w:date="2022-02-27T19:13:00Z">
        <w:r w:rsidRPr="0048256F" w:rsidDel="001E23C8">
          <w:rPr>
            <w:rFonts w:eastAsia="楷体" w:hint="eastAsia"/>
            <w:kern w:val="0"/>
            <w:sz w:val="24"/>
            <w:szCs w:val="24"/>
          </w:rPr>
          <w:delText>中继的</w:delText>
        </w:r>
        <w:r w:rsidRPr="0048256F" w:rsidDel="001E23C8">
          <w:rPr>
            <w:rFonts w:eastAsia="楷体"/>
            <w:kern w:val="0"/>
            <w:sz w:val="24"/>
            <w:szCs w:val="24"/>
          </w:rPr>
          <w:delText>PCET</w:delText>
        </w:r>
      </w:del>
      <w:ins w:id="28" w:author="Administrator" w:date="2022-02-27T19:13:00Z">
        <w:r w:rsidR="001E23C8">
          <w:rPr>
            <w:rFonts w:eastAsia="楷体" w:hint="eastAsia"/>
            <w:kern w:val="0"/>
            <w:sz w:val="24"/>
            <w:szCs w:val="24"/>
          </w:rPr>
          <w:t>非绝热</w:t>
        </w:r>
        <w:r w:rsidR="001E23C8">
          <w:rPr>
            <w:rFonts w:eastAsia="楷体" w:hint="eastAsia"/>
            <w:kern w:val="0"/>
            <w:sz w:val="24"/>
            <w:szCs w:val="24"/>
          </w:rPr>
          <w:t>PCET</w:t>
        </w:r>
      </w:ins>
      <w:r w:rsidRPr="0048256F">
        <w:rPr>
          <w:rFonts w:eastAsia="楷体" w:hint="eastAsia"/>
          <w:kern w:val="0"/>
          <w:sz w:val="24"/>
          <w:szCs w:val="24"/>
        </w:rPr>
        <w:t>机理</w:t>
      </w:r>
      <w:r w:rsidRPr="0048256F">
        <w:rPr>
          <w:rFonts w:eastAsia="楷体" w:hint="eastAsia"/>
          <w:bCs/>
          <w:sz w:val="24"/>
          <w:szCs w:val="24"/>
        </w:rPr>
        <w:t>，然后对关键的</w:t>
      </w:r>
      <w:r w:rsidR="00BC3196" w:rsidRPr="0048256F">
        <w:rPr>
          <w:rFonts w:eastAsia="楷体" w:hint="eastAsia"/>
          <w:bCs/>
          <w:sz w:val="24"/>
          <w:szCs w:val="24"/>
        </w:rPr>
        <w:t>开壳</w:t>
      </w:r>
      <w:r w:rsidRPr="0048256F">
        <w:rPr>
          <w:rFonts w:eastAsia="楷体" w:hint="eastAsia"/>
          <w:bCs/>
          <w:sz w:val="24"/>
          <w:szCs w:val="24"/>
        </w:rPr>
        <w:t>单重态过渡态的</w:t>
      </w:r>
      <w:r w:rsidRPr="0048256F">
        <w:rPr>
          <w:rFonts w:eastAsia="楷体"/>
          <w:bCs/>
          <w:sz w:val="24"/>
          <w:szCs w:val="24"/>
        </w:rPr>
        <w:t>IRC</w:t>
      </w:r>
      <w:r w:rsidRPr="0048256F">
        <w:rPr>
          <w:rFonts w:eastAsia="楷体" w:hint="eastAsia"/>
          <w:bCs/>
          <w:sz w:val="24"/>
          <w:szCs w:val="24"/>
        </w:rPr>
        <w:t>进行跟踪分析自旋分布和分子轨道</w:t>
      </w:r>
      <w:r w:rsidR="002E5F51" w:rsidRPr="0048256F">
        <w:rPr>
          <w:rFonts w:eastAsia="楷体" w:hint="eastAsia"/>
          <w:bCs/>
          <w:sz w:val="24"/>
          <w:szCs w:val="24"/>
        </w:rPr>
        <w:t>进一步确认对应电子结构变化</w:t>
      </w:r>
      <w:r w:rsidRPr="0048256F">
        <w:rPr>
          <w:rFonts w:eastAsia="楷体" w:hint="eastAsia"/>
          <w:bCs/>
          <w:sz w:val="24"/>
          <w:szCs w:val="24"/>
        </w:rPr>
        <w:t>。此外，我们还将持续跟踪</w:t>
      </w:r>
      <w:r w:rsidR="00BD2C57" w:rsidRPr="0048256F">
        <w:rPr>
          <w:rFonts w:eastAsia="楷体" w:hint="eastAsia"/>
          <w:bCs/>
          <w:sz w:val="24"/>
          <w:szCs w:val="24"/>
        </w:rPr>
        <w:t>并</w:t>
      </w:r>
      <w:r w:rsidRPr="0048256F">
        <w:rPr>
          <w:rFonts w:eastAsia="楷体" w:hint="eastAsia"/>
          <w:bCs/>
          <w:sz w:val="24"/>
          <w:szCs w:val="24"/>
        </w:rPr>
        <w:t>对其它类型</w:t>
      </w:r>
      <w:r w:rsidRPr="0048256F">
        <w:rPr>
          <w:rFonts w:eastAsia="楷体"/>
          <w:bCs/>
          <w:sz w:val="24"/>
          <w:szCs w:val="24"/>
        </w:rPr>
        <w:t>NHC</w:t>
      </w:r>
      <w:r w:rsidRPr="0048256F">
        <w:rPr>
          <w:rFonts w:eastAsia="楷体" w:hint="eastAsia"/>
          <w:bCs/>
          <w:sz w:val="24"/>
          <w:szCs w:val="24"/>
        </w:rPr>
        <w:t>催化双自由基偶联反应（如</w:t>
      </w:r>
      <w:r w:rsidRPr="0048256F">
        <w:rPr>
          <w:rFonts w:eastAsia="楷体"/>
          <w:i/>
          <w:iCs/>
          <w:kern w:val="0"/>
          <w:sz w:val="24"/>
          <w:szCs w:val="24"/>
          <w:lang w:bidi="ar"/>
        </w:rPr>
        <w:t>Nat. Comm.</w:t>
      </w:r>
      <w:r w:rsidRPr="0048256F">
        <w:rPr>
          <w:rFonts w:eastAsia="楷体"/>
          <w:kern w:val="0"/>
          <w:sz w:val="24"/>
          <w:szCs w:val="24"/>
          <w:lang w:bidi="ar"/>
        </w:rPr>
        <w:t xml:space="preserve"> </w:t>
      </w:r>
      <w:r w:rsidRPr="0048256F">
        <w:rPr>
          <w:rFonts w:eastAsia="楷体"/>
          <w:b/>
          <w:bCs/>
          <w:kern w:val="0"/>
          <w:sz w:val="24"/>
          <w:szCs w:val="24"/>
          <w:lang w:bidi="ar"/>
        </w:rPr>
        <w:t>2016</w:t>
      </w:r>
      <w:r w:rsidRPr="0048256F">
        <w:rPr>
          <w:rFonts w:eastAsia="楷体"/>
          <w:kern w:val="0"/>
          <w:sz w:val="24"/>
          <w:szCs w:val="24"/>
          <w:lang w:bidi="ar"/>
        </w:rPr>
        <w:t xml:space="preserve">, </w:t>
      </w:r>
      <w:r w:rsidRPr="0048256F">
        <w:rPr>
          <w:rFonts w:eastAsia="楷体"/>
          <w:i/>
          <w:iCs/>
          <w:kern w:val="0"/>
          <w:sz w:val="24"/>
          <w:szCs w:val="24"/>
          <w:lang w:bidi="ar"/>
        </w:rPr>
        <w:t>7</w:t>
      </w:r>
      <w:r w:rsidRPr="0048256F">
        <w:rPr>
          <w:rFonts w:eastAsia="楷体"/>
          <w:kern w:val="0"/>
          <w:sz w:val="24"/>
          <w:szCs w:val="24"/>
          <w:lang w:bidi="ar"/>
        </w:rPr>
        <w:t>, 12933</w:t>
      </w:r>
      <w:r w:rsidRPr="0048256F">
        <w:rPr>
          <w:rFonts w:eastAsia="楷体" w:hint="eastAsia"/>
          <w:kern w:val="0"/>
          <w:sz w:val="24"/>
          <w:szCs w:val="24"/>
          <w:lang w:bidi="ar"/>
        </w:rPr>
        <w:t>等</w:t>
      </w:r>
      <w:r w:rsidRPr="0048256F">
        <w:rPr>
          <w:rFonts w:eastAsia="楷体" w:hint="eastAsia"/>
          <w:bCs/>
          <w:sz w:val="24"/>
          <w:szCs w:val="24"/>
        </w:rPr>
        <w:t>）进行机理研究</w:t>
      </w:r>
      <w:r w:rsidRPr="0048256F">
        <w:rPr>
          <w:rFonts w:eastAsia="楷体"/>
          <w:bCs/>
          <w:sz w:val="24"/>
          <w:szCs w:val="24"/>
        </w:rPr>
        <w:t>。</w:t>
      </w:r>
    </w:p>
    <w:p w14:paraId="15B84BF2" w14:textId="25C43244" w:rsidR="006823A8" w:rsidRPr="0048256F" w:rsidRDefault="00DA4BCD" w:rsidP="005A0D88">
      <w:pPr>
        <w:adjustRightInd w:val="0"/>
        <w:snapToGrid w:val="0"/>
        <w:jc w:val="center"/>
        <w:rPr>
          <w:rFonts w:eastAsia="楷体"/>
          <w:sz w:val="24"/>
          <w:szCs w:val="24"/>
        </w:rPr>
      </w:pPr>
      <w:r w:rsidRPr="0048256F">
        <w:object w:dxaOrig="8143" w:dyaOrig="2424" w14:anchorId="6C619803">
          <v:shape id="_x0000_i1029" type="#_x0000_t75" style="width:358.5pt;height:106.5pt" o:ole="">
            <v:imagedata r:id="rId17" o:title=""/>
          </v:shape>
          <o:OLEObject Type="Embed" ProgID="ChemDraw.Document.6.0" ShapeID="_x0000_i1029" DrawAspect="Content" ObjectID="_1707558882" r:id="rId18"/>
        </w:object>
      </w:r>
    </w:p>
    <w:p w14:paraId="7F2DA897" w14:textId="1239ACA9" w:rsidR="00193F7B" w:rsidRPr="0048256F" w:rsidRDefault="00BF4E65" w:rsidP="005A0D88">
      <w:pPr>
        <w:adjustRightInd w:val="0"/>
        <w:snapToGrid w:val="0"/>
        <w:spacing w:line="440" w:lineRule="exact"/>
        <w:jc w:val="center"/>
        <w:rPr>
          <w:rFonts w:eastAsia="楷体"/>
          <w:kern w:val="0"/>
          <w:sz w:val="24"/>
          <w:szCs w:val="24"/>
        </w:rPr>
      </w:pPr>
      <w:r w:rsidRPr="0048256F">
        <w:rPr>
          <w:rFonts w:eastAsia="楷体"/>
          <w:kern w:val="0"/>
          <w:sz w:val="24"/>
          <w:szCs w:val="24"/>
        </w:rPr>
        <w:t>图</w:t>
      </w:r>
      <w:r w:rsidR="001E6314" w:rsidRPr="0048256F">
        <w:rPr>
          <w:rFonts w:eastAsia="楷体"/>
          <w:kern w:val="0"/>
          <w:sz w:val="24"/>
          <w:szCs w:val="24"/>
        </w:rPr>
        <w:t>5</w:t>
      </w:r>
      <w:r w:rsidRPr="0048256F">
        <w:rPr>
          <w:rFonts w:eastAsia="楷体"/>
          <w:kern w:val="0"/>
          <w:sz w:val="24"/>
          <w:szCs w:val="24"/>
        </w:rPr>
        <w:t>.</w:t>
      </w:r>
      <w:r w:rsidR="00AD5DEE" w:rsidRPr="0048256F">
        <w:rPr>
          <w:rFonts w:eastAsia="楷体"/>
          <w:kern w:val="0"/>
          <w:sz w:val="24"/>
          <w:szCs w:val="24"/>
        </w:rPr>
        <w:t xml:space="preserve"> </w:t>
      </w:r>
      <w:r w:rsidRPr="0048256F">
        <w:rPr>
          <w:rFonts w:eastAsia="楷体"/>
          <w:kern w:val="0"/>
          <w:sz w:val="24"/>
          <w:szCs w:val="24"/>
        </w:rPr>
        <w:t>选取的</w:t>
      </w:r>
      <w:r w:rsidRPr="0048256F">
        <w:rPr>
          <w:rFonts w:eastAsia="楷体"/>
          <w:sz w:val="24"/>
          <w:szCs w:val="24"/>
        </w:rPr>
        <w:t>NHC</w:t>
      </w:r>
      <w:r w:rsidRPr="0048256F">
        <w:rPr>
          <w:rFonts w:eastAsia="楷体"/>
          <w:sz w:val="24"/>
          <w:szCs w:val="24"/>
        </w:rPr>
        <w:t>催化芳香醛与其它氧化剂（蓝色反应物）的偶联反应模型</w:t>
      </w:r>
    </w:p>
    <w:p w14:paraId="15A9B49A" w14:textId="77777777" w:rsidR="00193F7B" w:rsidRPr="0048256F" w:rsidRDefault="00193F7B" w:rsidP="00AD5DEE">
      <w:pPr>
        <w:adjustRightInd w:val="0"/>
        <w:snapToGrid w:val="0"/>
        <w:spacing w:line="440" w:lineRule="exact"/>
        <w:rPr>
          <w:rFonts w:eastAsia="楷体"/>
          <w:sz w:val="24"/>
          <w:szCs w:val="24"/>
        </w:rPr>
      </w:pPr>
    </w:p>
    <w:p w14:paraId="2A822248" w14:textId="5D5DECEE" w:rsidR="00193F7B" w:rsidRPr="0048256F" w:rsidRDefault="0044222E" w:rsidP="00AD5DEE">
      <w:pPr>
        <w:adjustRightInd w:val="0"/>
        <w:snapToGrid w:val="0"/>
        <w:spacing w:line="440" w:lineRule="exact"/>
        <w:ind w:firstLineChars="200" w:firstLine="482"/>
        <w:rPr>
          <w:rFonts w:eastAsia="楷体"/>
          <w:sz w:val="24"/>
          <w:szCs w:val="24"/>
        </w:rPr>
      </w:pPr>
      <w:r w:rsidRPr="0048256F">
        <w:rPr>
          <w:rFonts w:eastAsia="楷体"/>
          <w:b/>
          <w:bCs/>
          <w:sz w:val="24"/>
          <w:szCs w:val="24"/>
        </w:rPr>
        <w:t>2.1.2</w:t>
      </w:r>
      <w:r w:rsidR="00BD2C57" w:rsidRPr="0048256F">
        <w:rPr>
          <w:rFonts w:eastAsia="楷体"/>
          <w:bCs/>
          <w:sz w:val="24"/>
          <w:szCs w:val="24"/>
        </w:rPr>
        <w:t xml:space="preserve"> </w:t>
      </w:r>
      <w:r w:rsidR="00F33C0A" w:rsidRPr="0048256F">
        <w:rPr>
          <w:rFonts w:eastAsia="楷体"/>
          <w:b/>
          <w:bCs/>
          <w:sz w:val="24"/>
          <w:szCs w:val="24"/>
        </w:rPr>
        <w:t>设计</w:t>
      </w:r>
      <w:r w:rsidR="00BF4E65" w:rsidRPr="0048256F">
        <w:rPr>
          <w:rFonts w:eastAsia="楷体"/>
          <w:b/>
          <w:bCs/>
          <w:sz w:val="24"/>
          <w:szCs w:val="24"/>
        </w:rPr>
        <w:t>基于</w:t>
      </w:r>
      <w:del w:id="29" w:author="Administrator" w:date="2022-02-27T19:13:00Z">
        <w:r w:rsidR="00BF4E65" w:rsidRPr="0048256F" w:rsidDel="001E23C8">
          <w:rPr>
            <w:rFonts w:eastAsia="楷体"/>
            <w:b/>
            <w:bCs/>
            <w:sz w:val="24"/>
            <w:szCs w:val="24"/>
          </w:rPr>
          <w:delText>中继的</w:delText>
        </w:r>
        <w:r w:rsidR="00BF4E65" w:rsidRPr="0048256F" w:rsidDel="001E23C8">
          <w:rPr>
            <w:rFonts w:eastAsia="楷体"/>
            <w:b/>
            <w:bCs/>
            <w:sz w:val="24"/>
            <w:szCs w:val="24"/>
          </w:rPr>
          <w:delText>PCET</w:delText>
        </w:r>
      </w:del>
      <w:ins w:id="30" w:author="Administrator" w:date="2022-02-27T19:13:00Z">
        <w:r w:rsidR="001E23C8">
          <w:rPr>
            <w:rFonts w:eastAsia="楷体"/>
            <w:b/>
            <w:bCs/>
            <w:sz w:val="24"/>
            <w:szCs w:val="24"/>
          </w:rPr>
          <w:t>非绝热</w:t>
        </w:r>
        <w:r w:rsidR="001E23C8">
          <w:rPr>
            <w:rFonts w:eastAsia="楷体"/>
            <w:b/>
            <w:bCs/>
            <w:sz w:val="24"/>
            <w:szCs w:val="24"/>
          </w:rPr>
          <w:t>PCET</w:t>
        </w:r>
      </w:ins>
      <w:r w:rsidR="00F27183" w:rsidRPr="0048256F">
        <w:rPr>
          <w:rFonts w:eastAsia="楷体" w:hint="eastAsia"/>
          <w:b/>
          <w:bCs/>
          <w:sz w:val="24"/>
          <w:szCs w:val="24"/>
        </w:rPr>
        <w:t>机制</w:t>
      </w:r>
      <w:r w:rsidR="00BF4E65" w:rsidRPr="0048256F">
        <w:rPr>
          <w:rFonts w:eastAsia="楷体"/>
          <w:b/>
          <w:bCs/>
          <w:sz w:val="24"/>
          <w:szCs w:val="24"/>
        </w:rPr>
        <w:t>的</w:t>
      </w:r>
      <w:r w:rsidR="002E5F51" w:rsidRPr="0048256F">
        <w:rPr>
          <w:rFonts w:eastAsia="楷体" w:hint="eastAsia"/>
          <w:b/>
          <w:bCs/>
          <w:sz w:val="24"/>
          <w:szCs w:val="24"/>
        </w:rPr>
        <w:t>不含</w:t>
      </w:r>
      <w:r w:rsidR="002E5F51" w:rsidRPr="0048256F">
        <w:rPr>
          <w:rFonts w:eastAsia="楷体" w:hint="eastAsia"/>
          <w:b/>
          <w:bCs/>
          <w:sz w:val="24"/>
          <w:szCs w:val="24"/>
        </w:rPr>
        <w:t>N</w:t>
      </w:r>
      <w:r w:rsidR="002E5F51" w:rsidRPr="0048256F">
        <w:rPr>
          <w:rFonts w:eastAsia="楷体"/>
          <w:b/>
          <w:bCs/>
          <w:sz w:val="24"/>
          <w:szCs w:val="24"/>
        </w:rPr>
        <w:t>HC</w:t>
      </w:r>
      <w:r w:rsidR="00734C3F" w:rsidRPr="0048256F">
        <w:rPr>
          <w:rFonts w:eastAsia="楷体" w:hint="eastAsia"/>
          <w:b/>
          <w:bCs/>
          <w:sz w:val="24"/>
          <w:szCs w:val="24"/>
        </w:rPr>
        <w:t>催化剂</w:t>
      </w:r>
      <w:r w:rsidR="002E5F51" w:rsidRPr="0048256F">
        <w:rPr>
          <w:rFonts w:eastAsia="楷体" w:hint="eastAsia"/>
          <w:b/>
          <w:bCs/>
          <w:sz w:val="24"/>
          <w:szCs w:val="24"/>
        </w:rPr>
        <w:t>的</w:t>
      </w:r>
      <w:r w:rsidR="00F27183" w:rsidRPr="0048256F">
        <w:rPr>
          <w:rFonts w:eastAsia="楷体" w:hint="eastAsia"/>
          <w:b/>
          <w:bCs/>
          <w:sz w:val="24"/>
          <w:szCs w:val="24"/>
        </w:rPr>
        <w:t>反应</w:t>
      </w:r>
      <w:r w:rsidR="00BF4E65" w:rsidRPr="0048256F">
        <w:rPr>
          <w:rFonts w:eastAsia="楷体"/>
          <w:b/>
          <w:bCs/>
          <w:sz w:val="24"/>
          <w:szCs w:val="24"/>
        </w:rPr>
        <w:t>模型。</w:t>
      </w:r>
      <w:r w:rsidR="00BF4E65" w:rsidRPr="0048256F">
        <w:rPr>
          <w:rFonts w:eastAsia="楷体" w:hint="eastAsia"/>
          <w:sz w:val="24"/>
          <w:szCs w:val="24"/>
        </w:rPr>
        <w:t>基于以上</w:t>
      </w:r>
      <w:r w:rsidR="00BF4E65" w:rsidRPr="0048256F">
        <w:rPr>
          <w:rFonts w:eastAsia="楷体"/>
          <w:sz w:val="24"/>
          <w:szCs w:val="24"/>
        </w:rPr>
        <w:t>NHC</w:t>
      </w:r>
      <w:r w:rsidR="00BF4E65" w:rsidRPr="0048256F">
        <w:rPr>
          <w:rFonts w:eastAsia="楷体" w:hint="eastAsia"/>
          <w:sz w:val="24"/>
          <w:szCs w:val="24"/>
        </w:rPr>
        <w:t>催化反应体系的</w:t>
      </w:r>
      <w:r w:rsidR="00335757" w:rsidRPr="0048256F">
        <w:rPr>
          <w:rFonts w:eastAsia="楷体" w:hint="eastAsia"/>
          <w:sz w:val="24"/>
          <w:szCs w:val="24"/>
        </w:rPr>
        <w:t>研究</w:t>
      </w:r>
      <w:r w:rsidR="00BF4E65" w:rsidRPr="0048256F">
        <w:rPr>
          <w:rFonts w:eastAsia="楷体" w:hint="eastAsia"/>
          <w:sz w:val="24"/>
          <w:szCs w:val="24"/>
        </w:rPr>
        <w:t>，我们</w:t>
      </w:r>
      <w:r w:rsidR="009453C1" w:rsidRPr="0048256F">
        <w:rPr>
          <w:rFonts w:eastAsia="楷体" w:hint="eastAsia"/>
          <w:sz w:val="24"/>
          <w:szCs w:val="24"/>
        </w:rPr>
        <w:t>思考</w:t>
      </w:r>
      <w:r w:rsidR="00BF4E65" w:rsidRPr="0048256F">
        <w:rPr>
          <w:rFonts w:eastAsia="楷体" w:hint="eastAsia"/>
          <w:sz w:val="24"/>
          <w:szCs w:val="24"/>
        </w:rPr>
        <w:t>既然反应物的取代基</w:t>
      </w:r>
      <w:r w:rsidR="00E4471B" w:rsidRPr="0048256F">
        <w:rPr>
          <w:rFonts w:eastAsia="楷体" w:hint="eastAsia"/>
          <w:sz w:val="24"/>
          <w:szCs w:val="24"/>
        </w:rPr>
        <w:t>和</w:t>
      </w:r>
      <w:r w:rsidR="00BF4E65" w:rsidRPr="0048256F">
        <w:rPr>
          <w:rFonts w:eastAsia="楷体" w:hint="eastAsia"/>
          <w:sz w:val="24"/>
          <w:szCs w:val="24"/>
        </w:rPr>
        <w:t>氧化剂</w:t>
      </w:r>
      <w:r w:rsidR="00E4471B" w:rsidRPr="0048256F">
        <w:rPr>
          <w:rFonts w:eastAsia="楷体" w:hint="eastAsia"/>
          <w:sz w:val="24"/>
          <w:szCs w:val="24"/>
        </w:rPr>
        <w:t>均可替</w:t>
      </w:r>
      <w:r w:rsidR="00BF4E65" w:rsidRPr="0048256F">
        <w:rPr>
          <w:rFonts w:eastAsia="楷体" w:hint="eastAsia"/>
          <w:sz w:val="24"/>
          <w:szCs w:val="24"/>
        </w:rPr>
        <w:t>换，那么</w:t>
      </w:r>
      <w:r w:rsidR="00BF4E65" w:rsidRPr="0048256F">
        <w:rPr>
          <w:rFonts w:eastAsia="楷体"/>
          <w:b/>
          <w:bCs/>
          <w:sz w:val="24"/>
          <w:szCs w:val="24"/>
        </w:rPr>
        <w:t>NHC</w:t>
      </w:r>
      <w:r w:rsidR="00BF4E65" w:rsidRPr="0048256F">
        <w:rPr>
          <w:rFonts w:eastAsia="楷体" w:hint="eastAsia"/>
          <w:b/>
          <w:bCs/>
          <w:sz w:val="24"/>
          <w:szCs w:val="24"/>
        </w:rPr>
        <w:t>这部分相关的电子和质子给体（即</w:t>
      </w:r>
      <w:r w:rsidR="00BF4E65" w:rsidRPr="0048256F">
        <w:rPr>
          <w:rFonts w:eastAsia="楷体"/>
          <w:b/>
          <w:bCs/>
          <w:sz w:val="24"/>
          <w:szCs w:val="24"/>
        </w:rPr>
        <w:t>Breslow</w:t>
      </w:r>
      <w:r w:rsidR="00BF4E65" w:rsidRPr="0048256F">
        <w:rPr>
          <w:rFonts w:eastAsia="楷体" w:hint="eastAsia"/>
          <w:b/>
          <w:bCs/>
          <w:sz w:val="24"/>
          <w:szCs w:val="24"/>
        </w:rPr>
        <w:t>中间体）的结构能不能替换</w:t>
      </w:r>
      <w:r w:rsidR="00BF4E65" w:rsidRPr="0048256F">
        <w:rPr>
          <w:rFonts w:eastAsia="楷体"/>
          <w:sz w:val="24"/>
          <w:szCs w:val="24"/>
        </w:rPr>
        <w:t>？</w:t>
      </w:r>
      <w:r w:rsidR="00BF4E65" w:rsidRPr="0048256F">
        <w:rPr>
          <w:rFonts w:eastAsia="楷体" w:hint="eastAsia"/>
          <w:sz w:val="24"/>
          <w:szCs w:val="24"/>
        </w:rPr>
        <w:t>答案是肯定的。</w:t>
      </w:r>
      <w:r w:rsidR="00D600BA" w:rsidRPr="0048256F">
        <w:rPr>
          <w:rFonts w:eastAsia="楷体" w:hint="eastAsia"/>
          <w:sz w:val="24"/>
          <w:szCs w:val="24"/>
        </w:rPr>
        <w:t>在本项目中，我们将广泛探讨</w:t>
      </w:r>
      <w:r w:rsidR="00BF4E65" w:rsidRPr="0048256F">
        <w:rPr>
          <w:rFonts w:eastAsia="楷体" w:hint="eastAsia"/>
          <w:sz w:val="24"/>
          <w:szCs w:val="24"/>
        </w:rPr>
        <w:t>不含</w:t>
      </w:r>
      <w:r w:rsidR="00BF4E65" w:rsidRPr="0048256F">
        <w:rPr>
          <w:rFonts w:eastAsia="楷体"/>
          <w:sz w:val="24"/>
          <w:szCs w:val="24"/>
        </w:rPr>
        <w:t>NHC</w:t>
      </w:r>
      <w:r w:rsidR="00BF4E65" w:rsidRPr="0048256F">
        <w:rPr>
          <w:rFonts w:eastAsia="楷体" w:hint="eastAsia"/>
          <w:sz w:val="24"/>
          <w:szCs w:val="24"/>
        </w:rPr>
        <w:t>结构的体系也可能通过</w:t>
      </w:r>
      <w:del w:id="31" w:author="Administrator" w:date="2022-02-27T19:13:00Z">
        <w:r w:rsidR="00BF4E65" w:rsidRPr="0048256F" w:rsidDel="001E23C8">
          <w:rPr>
            <w:rFonts w:eastAsia="楷体" w:hint="eastAsia"/>
            <w:sz w:val="24"/>
            <w:szCs w:val="24"/>
          </w:rPr>
          <w:delText>中继的</w:delText>
        </w:r>
        <w:r w:rsidR="00BF4E65" w:rsidRPr="0048256F" w:rsidDel="001E23C8">
          <w:rPr>
            <w:rFonts w:eastAsia="楷体"/>
            <w:sz w:val="24"/>
            <w:szCs w:val="24"/>
          </w:rPr>
          <w:delText>PCET</w:delText>
        </w:r>
      </w:del>
      <w:ins w:id="32" w:author="Administrator" w:date="2022-02-27T19:13:00Z">
        <w:r w:rsidR="001E23C8">
          <w:rPr>
            <w:rFonts w:eastAsia="楷体" w:hint="eastAsia"/>
            <w:sz w:val="24"/>
            <w:szCs w:val="24"/>
          </w:rPr>
          <w:t>非绝热</w:t>
        </w:r>
        <w:r w:rsidR="001E23C8">
          <w:rPr>
            <w:rFonts w:eastAsia="楷体" w:hint="eastAsia"/>
            <w:sz w:val="24"/>
            <w:szCs w:val="24"/>
          </w:rPr>
          <w:t>PCET</w:t>
        </w:r>
      </w:ins>
      <w:r w:rsidR="00BF4E65" w:rsidRPr="0048256F">
        <w:rPr>
          <w:rFonts w:eastAsia="楷体" w:hint="eastAsia"/>
          <w:sz w:val="24"/>
          <w:szCs w:val="24"/>
        </w:rPr>
        <w:t>机理</w:t>
      </w:r>
      <w:r w:rsidR="00D600BA" w:rsidRPr="0048256F">
        <w:rPr>
          <w:rFonts w:eastAsia="楷体" w:hint="eastAsia"/>
          <w:sz w:val="24"/>
          <w:szCs w:val="24"/>
        </w:rPr>
        <w:t>产生</w:t>
      </w:r>
      <w:r w:rsidR="00BF4E65" w:rsidRPr="0048256F">
        <w:rPr>
          <w:rFonts w:eastAsia="楷体" w:hint="eastAsia"/>
          <w:sz w:val="24"/>
          <w:szCs w:val="24"/>
        </w:rPr>
        <w:t>双自由基</w:t>
      </w:r>
      <w:r w:rsidR="00134E82" w:rsidRPr="0048256F">
        <w:rPr>
          <w:rFonts w:eastAsia="楷体" w:hint="eastAsia"/>
          <w:sz w:val="24"/>
          <w:szCs w:val="24"/>
        </w:rPr>
        <w:t>物种</w:t>
      </w:r>
      <w:r w:rsidR="00BF4E65" w:rsidRPr="0048256F">
        <w:rPr>
          <w:rFonts w:eastAsia="楷体" w:hint="eastAsia"/>
          <w:sz w:val="24"/>
          <w:szCs w:val="24"/>
        </w:rPr>
        <w:t>的</w:t>
      </w:r>
      <w:r w:rsidR="00D600BA" w:rsidRPr="0048256F">
        <w:rPr>
          <w:rFonts w:eastAsia="楷体" w:hint="eastAsia"/>
          <w:sz w:val="24"/>
          <w:szCs w:val="24"/>
        </w:rPr>
        <w:t>模型</w:t>
      </w:r>
      <w:r w:rsidR="00BF4E65" w:rsidRPr="0048256F">
        <w:rPr>
          <w:rFonts w:eastAsia="楷体"/>
          <w:sz w:val="24"/>
          <w:szCs w:val="24"/>
        </w:rPr>
        <w:t>。</w:t>
      </w:r>
      <w:r w:rsidR="00D071CD" w:rsidRPr="0048256F">
        <w:rPr>
          <w:rFonts w:eastAsia="楷体" w:hint="eastAsia"/>
          <w:sz w:val="24"/>
          <w:szCs w:val="24"/>
        </w:rPr>
        <w:t>与</w:t>
      </w:r>
      <w:r w:rsidR="00556B00" w:rsidRPr="0048256F">
        <w:rPr>
          <w:rFonts w:eastAsia="楷体" w:hint="eastAsia"/>
          <w:sz w:val="24"/>
          <w:szCs w:val="24"/>
        </w:rPr>
        <w:t>本课题组的</w:t>
      </w:r>
      <w:r w:rsidR="00BF4E65" w:rsidRPr="0048256F">
        <w:rPr>
          <w:rFonts w:eastAsia="楷体"/>
          <w:sz w:val="24"/>
          <w:szCs w:val="24"/>
        </w:rPr>
        <w:t>前期工作（</w:t>
      </w:r>
      <w:r w:rsidR="00BF4E65" w:rsidRPr="0048256F">
        <w:rPr>
          <w:rFonts w:eastAsia="楷体"/>
          <w:i/>
          <w:iCs/>
          <w:sz w:val="24"/>
          <w:szCs w:val="24"/>
        </w:rPr>
        <w:t>J. Am. Chem. Soc.</w:t>
      </w:r>
      <w:r w:rsidR="00BF4E65" w:rsidRPr="0048256F">
        <w:rPr>
          <w:rFonts w:eastAsia="楷体"/>
          <w:sz w:val="24"/>
          <w:szCs w:val="24"/>
        </w:rPr>
        <w:t xml:space="preserve"> </w:t>
      </w:r>
      <w:r w:rsidR="00BF4E65" w:rsidRPr="0048256F">
        <w:rPr>
          <w:rFonts w:eastAsia="楷体"/>
          <w:b/>
          <w:bCs/>
          <w:sz w:val="24"/>
          <w:szCs w:val="24"/>
        </w:rPr>
        <w:t>2022</w:t>
      </w:r>
      <w:r w:rsidR="00BF4E65" w:rsidRPr="0048256F">
        <w:rPr>
          <w:rFonts w:eastAsia="楷体"/>
          <w:sz w:val="24"/>
          <w:szCs w:val="24"/>
        </w:rPr>
        <w:t xml:space="preserve">, </w:t>
      </w:r>
      <w:r w:rsidR="00BF4E65" w:rsidRPr="0048256F">
        <w:rPr>
          <w:rFonts w:eastAsia="楷体"/>
          <w:i/>
          <w:iCs/>
          <w:sz w:val="24"/>
          <w:szCs w:val="24"/>
        </w:rPr>
        <w:t>1</w:t>
      </w:r>
      <w:r w:rsidR="00556B00" w:rsidRPr="0048256F">
        <w:rPr>
          <w:rFonts w:eastAsia="楷体"/>
          <w:i/>
          <w:iCs/>
          <w:sz w:val="24"/>
          <w:szCs w:val="24"/>
        </w:rPr>
        <w:t>44</w:t>
      </w:r>
      <w:r w:rsidR="00BF4E65" w:rsidRPr="0048256F">
        <w:rPr>
          <w:rFonts w:eastAsia="楷体"/>
          <w:sz w:val="24"/>
          <w:szCs w:val="24"/>
        </w:rPr>
        <w:t xml:space="preserve">, </w:t>
      </w:r>
      <w:r w:rsidR="00556B00" w:rsidRPr="0048256F">
        <w:rPr>
          <w:rFonts w:eastAsia="楷体"/>
          <w:sz w:val="24"/>
          <w:szCs w:val="24"/>
        </w:rPr>
        <w:t>3137−3145</w:t>
      </w:r>
      <w:r w:rsidR="00BF4E65" w:rsidRPr="0048256F">
        <w:rPr>
          <w:rFonts w:eastAsia="楷体"/>
          <w:sz w:val="24"/>
          <w:szCs w:val="24"/>
        </w:rPr>
        <w:t>）使用</w:t>
      </w:r>
      <w:r w:rsidR="00BF4E65" w:rsidRPr="0048256F">
        <w:rPr>
          <w:rFonts w:eastAsia="楷体"/>
          <w:sz w:val="24"/>
          <w:szCs w:val="24"/>
        </w:rPr>
        <w:t>TEMPOH</w:t>
      </w:r>
      <w:r w:rsidR="00BF4E65" w:rsidRPr="0048256F">
        <w:rPr>
          <w:rFonts w:eastAsia="楷体"/>
          <w:sz w:val="24"/>
          <w:szCs w:val="24"/>
        </w:rPr>
        <w:t>替换</w:t>
      </w:r>
      <w:r w:rsidR="00BF4E65" w:rsidRPr="0048256F">
        <w:rPr>
          <w:rFonts w:eastAsia="楷体"/>
          <w:sz w:val="24"/>
          <w:szCs w:val="24"/>
        </w:rPr>
        <w:t>Breslow</w:t>
      </w:r>
      <w:r w:rsidR="00BF4E65" w:rsidRPr="0048256F">
        <w:rPr>
          <w:rFonts w:eastAsia="楷体"/>
          <w:sz w:val="24"/>
          <w:szCs w:val="24"/>
        </w:rPr>
        <w:t>中间体</w:t>
      </w:r>
      <w:r w:rsidR="005E0B29" w:rsidRPr="0048256F">
        <w:rPr>
          <w:rFonts w:eastAsia="楷体" w:hint="eastAsia"/>
          <w:sz w:val="24"/>
          <w:szCs w:val="24"/>
        </w:rPr>
        <w:t>的模型不同</w:t>
      </w:r>
      <w:r w:rsidR="00BF4E65" w:rsidRPr="0048256F">
        <w:rPr>
          <w:rFonts w:eastAsia="楷体"/>
          <w:sz w:val="24"/>
          <w:szCs w:val="24"/>
        </w:rPr>
        <w:t>，</w:t>
      </w:r>
      <w:r w:rsidR="005E0B29" w:rsidRPr="0048256F">
        <w:rPr>
          <w:rFonts w:eastAsia="楷体" w:hint="eastAsia"/>
          <w:sz w:val="24"/>
          <w:szCs w:val="24"/>
        </w:rPr>
        <w:t>如图</w:t>
      </w:r>
      <w:r w:rsidR="005E0B29" w:rsidRPr="0048256F">
        <w:rPr>
          <w:rFonts w:eastAsia="楷体" w:hint="eastAsia"/>
          <w:sz w:val="24"/>
          <w:szCs w:val="24"/>
        </w:rPr>
        <w:t>6</w:t>
      </w:r>
      <w:r w:rsidR="005E0B29" w:rsidRPr="0048256F">
        <w:rPr>
          <w:rFonts w:eastAsia="楷体" w:hint="eastAsia"/>
          <w:sz w:val="24"/>
          <w:szCs w:val="24"/>
        </w:rPr>
        <w:t>所示我们可以设计一系列具有不同结构和功能的反应模型</w:t>
      </w:r>
      <w:r w:rsidR="00BF4E65" w:rsidRPr="0048256F">
        <w:rPr>
          <w:rFonts w:eastAsia="楷体"/>
          <w:sz w:val="24"/>
          <w:szCs w:val="24"/>
        </w:rPr>
        <w:t>。</w:t>
      </w:r>
    </w:p>
    <w:p w14:paraId="01F8A9C3" w14:textId="4EF720FD" w:rsidR="00F07FEC" w:rsidRPr="0048256F" w:rsidRDefault="007F6955" w:rsidP="006C0589">
      <w:pPr>
        <w:adjustRightInd w:val="0"/>
        <w:snapToGrid w:val="0"/>
        <w:spacing w:line="440" w:lineRule="exact"/>
        <w:ind w:firstLineChars="200" w:firstLine="482"/>
        <w:rPr>
          <w:rFonts w:eastAsia="楷体"/>
          <w:kern w:val="0"/>
          <w:sz w:val="24"/>
          <w:szCs w:val="24"/>
        </w:rPr>
      </w:pPr>
      <w:r w:rsidRPr="0048256F">
        <w:rPr>
          <w:rFonts w:eastAsia="楷体" w:hint="eastAsia"/>
          <w:b/>
          <w:bCs/>
          <w:sz w:val="24"/>
          <w:szCs w:val="24"/>
        </w:rPr>
        <w:t>基于图</w:t>
      </w:r>
      <w:r w:rsidRPr="0048256F">
        <w:rPr>
          <w:rFonts w:eastAsia="楷体" w:hint="eastAsia"/>
          <w:b/>
          <w:bCs/>
          <w:sz w:val="24"/>
          <w:szCs w:val="24"/>
        </w:rPr>
        <w:t>6</w:t>
      </w:r>
      <w:r w:rsidRPr="0048256F">
        <w:rPr>
          <w:rFonts w:eastAsia="楷体"/>
          <w:b/>
          <w:bCs/>
          <w:sz w:val="24"/>
          <w:szCs w:val="24"/>
        </w:rPr>
        <w:t>A</w:t>
      </w:r>
      <w:r w:rsidRPr="0048256F">
        <w:rPr>
          <w:rFonts w:eastAsia="楷体" w:hint="eastAsia"/>
          <w:b/>
          <w:bCs/>
          <w:sz w:val="24"/>
          <w:szCs w:val="24"/>
        </w:rPr>
        <w:t>的模型设计思路</w:t>
      </w:r>
      <w:r w:rsidR="00BF4E65" w:rsidRPr="0048256F">
        <w:rPr>
          <w:rFonts w:eastAsia="楷体" w:hint="eastAsia"/>
          <w:b/>
          <w:bCs/>
          <w:sz w:val="24"/>
          <w:szCs w:val="24"/>
        </w:rPr>
        <w:t>，</w:t>
      </w:r>
      <w:r w:rsidR="007C460D" w:rsidRPr="0048256F">
        <w:rPr>
          <w:rFonts w:eastAsia="楷体" w:hint="eastAsia"/>
          <w:b/>
          <w:bCs/>
          <w:sz w:val="24"/>
          <w:szCs w:val="24"/>
        </w:rPr>
        <w:t>本课题组</w:t>
      </w:r>
      <w:r w:rsidR="00BF4E65" w:rsidRPr="0048256F">
        <w:rPr>
          <w:rFonts w:eastAsia="楷体" w:hint="eastAsia"/>
          <w:b/>
          <w:bCs/>
          <w:sz w:val="24"/>
          <w:szCs w:val="24"/>
        </w:rPr>
        <w:t>拟采用如图</w:t>
      </w:r>
      <w:r w:rsidR="001E6314" w:rsidRPr="0048256F">
        <w:rPr>
          <w:rFonts w:eastAsia="楷体"/>
          <w:b/>
          <w:bCs/>
          <w:sz w:val="24"/>
          <w:szCs w:val="24"/>
        </w:rPr>
        <w:t>6</w:t>
      </w:r>
      <w:r w:rsidR="00BF4E65" w:rsidRPr="0048256F">
        <w:rPr>
          <w:rFonts w:eastAsia="楷体"/>
          <w:b/>
          <w:bCs/>
          <w:sz w:val="24"/>
          <w:szCs w:val="24"/>
        </w:rPr>
        <w:t>B</w:t>
      </w:r>
      <w:r w:rsidR="00243D2B" w:rsidRPr="0048256F">
        <w:rPr>
          <w:rFonts w:eastAsia="楷体" w:hint="eastAsia"/>
          <w:b/>
          <w:bCs/>
          <w:sz w:val="24"/>
          <w:szCs w:val="24"/>
        </w:rPr>
        <w:t>和</w:t>
      </w:r>
      <w:r w:rsidR="00243D2B" w:rsidRPr="0048256F">
        <w:rPr>
          <w:rFonts w:eastAsia="楷体" w:hint="eastAsia"/>
          <w:b/>
          <w:bCs/>
          <w:sz w:val="24"/>
          <w:szCs w:val="24"/>
        </w:rPr>
        <w:t>6</w:t>
      </w:r>
      <w:r w:rsidR="00243D2B" w:rsidRPr="0048256F">
        <w:rPr>
          <w:rFonts w:eastAsia="楷体"/>
          <w:b/>
          <w:bCs/>
          <w:sz w:val="24"/>
          <w:szCs w:val="24"/>
        </w:rPr>
        <w:t>C</w:t>
      </w:r>
      <w:r w:rsidR="00BF4E65" w:rsidRPr="0048256F">
        <w:rPr>
          <w:rFonts w:eastAsia="楷体" w:hint="eastAsia"/>
          <w:b/>
          <w:bCs/>
          <w:sz w:val="24"/>
          <w:szCs w:val="24"/>
        </w:rPr>
        <w:t>所示的分子结构</w:t>
      </w:r>
      <w:r w:rsidR="00BF4E65" w:rsidRPr="0048256F">
        <w:rPr>
          <w:rFonts w:eastAsia="楷体"/>
          <w:b/>
          <w:bCs/>
          <w:sz w:val="24"/>
          <w:szCs w:val="24"/>
        </w:rPr>
        <w:t>R</w:t>
      </w:r>
      <w:r w:rsidR="005E0B29" w:rsidRPr="0048256F">
        <w:rPr>
          <w:rFonts w:eastAsia="楷体"/>
          <w:b/>
          <w:bCs/>
          <w:sz w:val="24"/>
          <w:szCs w:val="24"/>
        </w:rPr>
        <w:t>4</w:t>
      </w:r>
      <w:r w:rsidR="00BF4E65" w:rsidRPr="0048256F">
        <w:rPr>
          <w:rFonts w:eastAsia="楷体"/>
          <w:b/>
          <w:bCs/>
          <w:sz w:val="24"/>
          <w:szCs w:val="24"/>
        </w:rPr>
        <w:t>~R</w:t>
      </w:r>
      <w:r w:rsidR="00B57F16" w:rsidRPr="0048256F">
        <w:rPr>
          <w:rFonts w:eastAsia="楷体"/>
          <w:b/>
          <w:bCs/>
          <w:sz w:val="24"/>
          <w:szCs w:val="24"/>
        </w:rPr>
        <w:t>10</w:t>
      </w:r>
      <w:r w:rsidR="00BF4E65" w:rsidRPr="0048256F">
        <w:rPr>
          <w:rFonts w:eastAsia="楷体" w:hint="eastAsia"/>
          <w:b/>
          <w:bCs/>
          <w:sz w:val="24"/>
          <w:szCs w:val="24"/>
        </w:rPr>
        <w:t>替换</w:t>
      </w:r>
      <w:r w:rsidR="00BF4E65" w:rsidRPr="0048256F">
        <w:rPr>
          <w:rFonts w:eastAsia="楷体"/>
          <w:b/>
          <w:bCs/>
          <w:sz w:val="24"/>
          <w:szCs w:val="24"/>
        </w:rPr>
        <w:t>Breslow</w:t>
      </w:r>
      <w:r w:rsidR="00BF4E65" w:rsidRPr="0048256F">
        <w:rPr>
          <w:rFonts w:eastAsia="楷体" w:hint="eastAsia"/>
          <w:b/>
          <w:bCs/>
          <w:sz w:val="24"/>
          <w:szCs w:val="24"/>
        </w:rPr>
        <w:t>中间体设计基于</w:t>
      </w:r>
      <w:del w:id="33" w:author="Administrator" w:date="2022-02-27T19:13:00Z">
        <w:r w:rsidR="00BF4E65" w:rsidRPr="0048256F" w:rsidDel="001E23C8">
          <w:rPr>
            <w:rFonts w:eastAsia="楷体" w:hint="eastAsia"/>
            <w:b/>
            <w:bCs/>
            <w:sz w:val="24"/>
            <w:szCs w:val="24"/>
          </w:rPr>
          <w:delText>中继的</w:delText>
        </w:r>
        <w:r w:rsidR="00BF4E65" w:rsidRPr="0048256F" w:rsidDel="001E23C8">
          <w:rPr>
            <w:rFonts w:eastAsia="楷体"/>
            <w:b/>
            <w:bCs/>
            <w:sz w:val="24"/>
            <w:szCs w:val="24"/>
          </w:rPr>
          <w:delText>PCET</w:delText>
        </w:r>
      </w:del>
      <w:ins w:id="34" w:author="Administrator" w:date="2022-02-27T19:13:00Z">
        <w:r w:rsidR="001E23C8">
          <w:rPr>
            <w:rFonts w:eastAsia="楷体" w:hint="eastAsia"/>
            <w:b/>
            <w:bCs/>
            <w:sz w:val="24"/>
            <w:szCs w:val="24"/>
          </w:rPr>
          <w:t>非绝热</w:t>
        </w:r>
        <w:r w:rsidR="001E23C8">
          <w:rPr>
            <w:rFonts w:eastAsia="楷体" w:hint="eastAsia"/>
            <w:b/>
            <w:bCs/>
            <w:sz w:val="24"/>
            <w:szCs w:val="24"/>
          </w:rPr>
          <w:t>PCET</w:t>
        </w:r>
      </w:ins>
      <w:r w:rsidR="00BF4E65" w:rsidRPr="0048256F">
        <w:rPr>
          <w:rFonts w:eastAsia="楷体" w:hint="eastAsia"/>
          <w:b/>
          <w:bCs/>
          <w:sz w:val="24"/>
          <w:szCs w:val="24"/>
        </w:rPr>
        <w:t>机理的自由基反应模型</w:t>
      </w:r>
      <w:r w:rsidR="00BF4E65" w:rsidRPr="0048256F">
        <w:rPr>
          <w:rFonts w:eastAsia="楷体"/>
          <w:sz w:val="24"/>
          <w:szCs w:val="24"/>
        </w:rPr>
        <w:t>。本质上</w:t>
      </w:r>
      <w:r w:rsidR="00BF4E65" w:rsidRPr="0048256F">
        <w:rPr>
          <w:rFonts w:eastAsia="楷体"/>
          <w:sz w:val="24"/>
          <w:szCs w:val="24"/>
        </w:rPr>
        <w:t>Breslow</w:t>
      </w:r>
      <w:r w:rsidR="00BF4E65" w:rsidRPr="0048256F">
        <w:rPr>
          <w:rFonts w:eastAsia="楷体"/>
          <w:sz w:val="24"/>
          <w:szCs w:val="24"/>
        </w:rPr>
        <w:t>中间体可以提供一个质子和一个电子实现</w:t>
      </w:r>
      <w:r w:rsidR="00BF4E65" w:rsidRPr="0048256F">
        <w:rPr>
          <w:rFonts w:eastAsia="楷体"/>
          <w:sz w:val="24"/>
          <w:szCs w:val="24"/>
        </w:rPr>
        <w:t>O</w:t>
      </w:r>
      <w:r w:rsidR="00E4471B" w:rsidRPr="0048256F">
        <w:rPr>
          <w:rFonts w:eastAsia="楷体"/>
          <w:sz w:val="24"/>
          <w:szCs w:val="24"/>
        </w:rPr>
        <w:t>-</w:t>
      </w:r>
      <w:r w:rsidR="00BF4E65" w:rsidRPr="0048256F">
        <w:rPr>
          <w:rFonts w:eastAsia="楷体"/>
          <w:sz w:val="24"/>
          <w:szCs w:val="24"/>
        </w:rPr>
        <w:t>H</w:t>
      </w:r>
      <w:r w:rsidR="00E4471B" w:rsidRPr="0048256F">
        <w:rPr>
          <w:rFonts w:eastAsia="楷体" w:hint="eastAsia"/>
          <w:sz w:val="24"/>
          <w:szCs w:val="24"/>
        </w:rPr>
        <w:t>键</w:t>
      </w:r>
      <w:r w:rsidR="00BF4E65" w:rsidRPr="0048256F">
        <w:rPr>
          <w:rFonts w:eastAsia="楷体"/>
          <w:sz w:val="24"/>
          <w:szCs w:val="24"/>
        </w:rPr>
        <w:t>活化，我们发现这些</w:t>
      </w:r>
      <w:r w:rsidR="00BF4E65" w:rsidRPr="0048256F">
        <w:rPr>
          <w:rFonts w:eastAsia="楷体"/>
          <w:sz w:val="24"/>
          <w:szCs w:val="24"/>
        </w:rPr>
        <w:lastRenderedPageBreak/>
        <w:t>结构去掉一个质子和一个电子后的自由基结构相对比较稳定，所以</w:t>
      </w:r>
      <w:r w:rsidR="00134E82" w:rsidRPr="0048256F">
        <w:rPr>
          <w:rFonts w:eastAsia="楷体" w:hint="eastAsia"/>
          <w:sz w:val="24"/>
          <w:szCs w:val="24"/>
        </w:rPr>
        <w:t>我们</w:t>
      </w:r>
      <w:r w:rsidR="00BF4E65" w:rsidRPr="0048256F">
        <w:rPr>
          <w:rFonts w:eastAsia="楷体"/>
          <w:sz w:val="24"/>
          <w:szCs w:val="24"/>
        </w:rPr>
        <w:t>推测这些结构可以替换</w:t>
      </w:r>
      <w:r w:rsidR="00BF4E65" w:rsidRPr="0048256F">
        <w:rPr>
          <w:rFonts w:eastAsia="楷体"/>
          <w:sz w:val="24"/>
          <w:szCs w:val="24"/>
        </w:rPr>
        <w:t>Breslow</w:t>
      </w:r>
      <w:r w:rsidR="00BF4E65" w:rsidRPr="0048256F">
        <w:rPr>
          <w:rFonts w:eastAsia="楷体"/>
          <w:sz w:val="24"/>
          <w:szCs w:val="24"/>
        </w:rPr>
        <w:t>中间体与氧化剂和</w:t>
      </w:r>
      <w:proofErr w:type="gramStart"/>
      <w:r w:rsidR="00BF4E65" w:rsidRPr="0048256F">
        <w:rPr>
          <w:rFonts w:eastAsia="楷体"/>
          <w:sz w:val="24"/>
          <w:szCs w:val="24"/>
        </w:rPr>
        <w:t>碱反应</w:t>
      </w:r>
      <w:proofErr w:type="gramEnd"/>
      <w:r w:rsidR="007C460D" w:rsidRPr="0048256F">
        <w:rPr>
          <w:rFonts w:eastAsia="楷体" w:hint="eastAsia"/>
          <w:sz w:val="24"/>
          <w:szCs w:val="24"/>
        </w:rPr>
        <w:t>同样</w:t>
      </w:r>
      <w:r w:rsidR="00134E82" w:rsidRPr="0048256F">
        <w:rPr>
          <w:rFonts w:eastAsia="楷体" w:hint="eastAsia"/>
          <w:sz w:val="24"/>
          <w:szCs w:val="24"/>
        </w:rPr>
        <w:t>能够</w:t>
      </w:r>
      <w:r w:rsidR="00BF4E65" w:rsidRPr="0048256F">
        <w:rPr>
          <w:rFonts w:eastAsia="楷体"/>
          <w:sz w:val="24"/>
          <w:szCs w:val="24"/>
        </w:rPr>
        <w:t>实现</w:t>
      </w:r>
      <w:r w:rsidR="00BF4E65" w:rsidRPr="0048256F">
        <w:rPr>
          <w:rFonts w:eastAsia="楷体"/>
          <w:sz w:val="24"/>
          <w:szCs w:val="24"/>
        </w:rPr>
        <w:t>O</w:t>
      </w:r>
      <w:r w:rsidR="007C460D" w:rsidRPr="0048256F">
        <w:rPr>
          <w:rFonts w:eastAsia="楷体"/>
          <w:sz w:val="24"/>
          <w:szCs w:val="24"/>
        </w:rPr>
        <w:t>-</w:t>
      </w:r>
      <w:r w:rsidR="00BF4E65" w:rsidRPr="0048256F">
        <w:rPr>
          <w:rFonts w:eastAsia="楷体"/>
          <w:sz w:val="24"/>
          <w:szCs w:val="24"/>
        </w:rPr>
        <w:t>H</w:t>
      </w:r>
      <w:proofErr w:type="gramStart"/>
      <w:r w:rsidR="00134E82" w:rsidRPr="0048256F">
        <w:rPr>
          <w:rFonts w:eastAsia="楷体" w:hint="eastAsia"/>
          <w:sz w:val="24"/>
          <w:szCs w:val="24"/>
        </w:rPr>
        <w:t>键</w:t>
      </w:r>
      <w:r w:rsidR="00BF4E65" w:rsidRPr="0048256F">
        <w:rPr>
          <w:rFonts w:eastAsia="楷体"/>
          <w:sz w:val="24"/>
          <w:szCs w:val="24"/>
        </w:rPr>
        <w:t>甚至</w:t>
      </w:r>
      <w:proofErr w:type="gramEnd"/>
      <w:r w:rsidR="00BF4E65" w:rsidRPr="0048256F">
        <w:rPr>
          <w:rFonts w:eastAsia="楷体"/>
          <w:sz w:val="24"/>
          <w:szCs w:val="24"/>
        </w:rPr>
        <w:t>是</w:t>
      </w:r>
      <w:r w:rsidR="00BF4E65" w:rsidRPr="0048256F">
        <w:rPr>
          <w:rFonts w:eastAsia="楷体"/>
          <w:sz w:val="24"/>
          <w:szCs w:val="24"/>
        </w:rPr>
        <w:t>C</w:t>
      </w:r>
      <w:r w:rsidR="007C460D" w:rsidRPr="0048256F">
        <w:rPr>
          <w:rFonts w:eastAsia="楷体"/>
          <w:sz w:val="24"/>
          <w:szCs w:val="24"/>
        </w:rPr>
        <w:t>-</w:t>
      </w:r>
      <w:r w:rsidR="00BF4E65" w:rsidRPr="0048256F">
        <w:rPr>
          <w:rFonts w:eastAsia="楷体"/>
          <w:sz w:val="24"/>
          <w:szCs w:val="24"/>
        </w:rPr>
        <w:t>H</w:t>
      </w:r>
      <w:r w:rsidR="00134E82" w:rsidRPr="0048256F">
        <w:rPr>
          <w:rFonts w:eastAsia="楷体" w:hint="eastAsia"/>
          <w:sz w:val="24"/>
          <w:szCs w:val="24"/>
        </w:rPr>
        <w:t>键</w:t>
      </w:r>
      <w:r w:rsidR="00BF4E65" w:rsidRPr="0048256F">
        <w:rPr>
          <w:rFonts w:eastAsia="楷体"/>
          <w:sz w:val="24"/>
          <w:szCs w:val="24"/>
        </w:rPr>
        <w:t>活化</w:t>
      </w:r>
      <w:r w:rsidRPr="0048256F">
        <w:rPr>
          <w:rFonts w:eastAsia="楷体" w:hint="eastAsia"/>
          <w:sz w:val="24"/>
          <w:szCs w:val="24"/>
        </w:rPr>
        <w:t>（如图</w:t>
      </w:r>
      <w:r w:rsidRPr="0048256F">
        <w:rPr>
          <w:rFonts w:eastAsia="楷体" w:hint="eastAsia"/>
          <w:sz w:val="24"/>
          <w:szCs w:val="24"/>
        </w:rPr>
        <w:t>6</w:t>
      </w:r>
      <w:r w:rsidRPr="0048256F">
        <w:rPr>
          <w:rFonts w:eastAsia="楷体"/>
          <w:sz w:val="24"/>
          <w:szCs w:val="24"/>
        </w:rPr>
        <w:t>B</w:t>
      </w:r>
      <w:r w:rsidRPr="0048256F">
        <w:rPr>
          <w:rFonts w:eastAsia="楷体" w:hint="eastAsia"/>
          <w:sz w:val="24"/>
          <w:szCs w:val="24"/>
        </w:rPr>
        <w:t>中的</w:t>
      </w:r>
      <w:r w:rsidRPr="0048256F">
        <w:rPr>
          <w:rFonts w:eastAsia="楷体" w:hint="eastAsia"/>
          <w:sz w:val="24"/>
          <w:szCs w:val="24"/>
        </w:rPr>
        <w:t>R</w:t>
      </w:r>
      <w:r w:rsidRPr="0048256F">
        <w:rPr>
          <w:rFonts w:eastAsia="楷体"/>
          <w:sz w:val="24"/>
          <w:szCs w:val="24"/>
        </w:rPr>
        <w:t>4~R6</w:t>
      </w:r>
      <w:r w:rsidRPr="0048256F">
        <w:rPr>
          <w:rFonts w:eastAsia="楷体" w:hint="eastAsia"/>
          <w:sz w:val="24"/>
          <w:szCs w:val="24"/>
        </w:rPr>
        <w:t>）</w:t>
      </w:r>
      <w:r w:rsidR="00BF4E65" w:rsidRPr="0048256F">
        <w:rPr>
          <w:rFonts w:eastAsia="楷体"/>
          <w:sz w:val="24"/>
          <w:szCs w:val="24"/>
        </w:rPr>
        <w:t>，这些设计的模型</w:t>
      </w:r>
      <w:r w:rsidR="007C460D" w:rsidRPr="0048256F">
        <w:rPr>
          <w:rFonts w:eastAsia="楷体"/>
          <w:sz w:val="24"/>
          <w:szCs w:val="24"/>
        </w:rPr>
        <w:t>反应</w:t>
      </w:r>
      <w:r w:rsidR="00BF4E65" w:rsidRPr="0048256F">
        <w:rPr>
          <w:rFonts w:eastAsia="楷体"/>
          <w:sz w:val="24"/>
          <w:szCs w:val="24"/>
        </w:rPr>
        <w:t>实验也正在</w:t>
      </w:r>
      <w:r w:rsidR="00134E82" w:rsidRPr="0048256F">
        <w:rPr>
          <w:rFonts w:eastAsia="楷体"/>
          <w:sz w:val="24"/>
          <w:szCs w:val="24"/>
        </w:rPr>
        <w:t>进行中</w:t>
      </w:r>
      <w:r w:rsidR="00BF4E65" w:rsidRPr="0048256F">
        <w:rPr>
          <w:rFonts w:eastAsia="楷体"/>
          <w:sz w:val="24"/>
          <w:szCs w:val="24"/>
        </w:rPr>
        <w:t>。</w:t>
      </w:r>
      <w:r w:rsidR="00B57F16" w:rsidRPr="0048256F">
        <w:rPr>
          <w:rFonts w:eastAsia="楷体"/>
          <w:sz w:val="24"/>
          <w:szCs w:val="24"/>
        </w:rPr>
        <w:t>基于前期</w:t>
      </w:r>
      <w:r w:rsidRPr="0048256F">
        <w:rPr>
          <w:rFonts w:eastAsia="楷体"/>
          <w:sz w:val="24"/>
          <w:szCs w:val="24"/>
        </w:rPr>
        <w:t>与</w:t>
      </w:r>
      <w:r w:rsidRPr="0048256F">
        <w:rPr>
          <w:rFonts w:eastAsia="楷体"/>
          <w:sz w:val="24"/>
          <w:szCs w:val="24"/>
        </w:rPr>
        <w:t>Coote</w:t>
      </w:r>
      <w:r w:rsidRPr="0048256F">
        <w:rPr>
          <w:rFonts w:eastAsia="楷体"/>
          <w:sz w:val="24"/>
          <w:szCs w:val="24"/>
        </w:rPr>
        <w:t>教授课题组合作的工作（</w:t>
      </w:r>
      <w:r w:rsidRPr="0048256F">
        <w:rPr>
          <w:rFonts w:eastAsia="楷体"/>
          <w:spacing w:val="-7"/>
          <w:sz w:val="24"/>
          <w:szCs w:val="24"/>
        </w:rPr>
        <w:t xml:space="preserve">Zhipeng Pei, Qinyu Qiao, Cunxi Gong, </w:t>
      </w:r>
      <w:r w:rsidRPr="0048256F">
        <w:rPr>
          <w:rFonts w:eastAsia="楷体"/>
          <w:b/>
          <w:spacing w:val="-7"/>
          <w:sz w:val="24"/>
          <w:szCs w:val="24"/>
        </w:rPr>
        <w:t>Donghui Wei*</w:t>
      </w:r>
      <w:r w:rsidRPr="0048256F">
        <w:rPr>
          <w:rFonts w:eastAsia="楷体"/>
          <w:spacing w:val="-7"/>
          <w:sz w:val="24"/>
          <w:szCs w:val="24"/>
        </w:rPr>
        <w:t>, Michelle L. Coote*,</w:t>
      </w:r>
      <w:r w:rsidRPr="0048256F">
        <w:rPr>
          <w:rFonts w:eastAsia="楷体"/>
          <w:sz w:val="24"/>
          <w:szCs w:val="24"/>
        </w:rPr>
        <w:t xml:space="preserve"> </w:t>
      </w:r>
      <w:r w:rsidRPr="0048256F">
        <w:rPr>
          <w:rFonts w:eastAsia="楷体"/>
          <w:spacing w:val="-7"/>
          <w:sz w:val="24"/>
          <w:szCs w:val="24"/>
        </w:rPr>
        <w:t xml:space="preserve">Electrostatic effects in N-heterocyclic carbene catalysis: revealing the nature of catalysed decarboxylation, </w:t>
      </w:r>
      <w:r w:rsidRPr="0048256F">
        <w:rPr>
          <w:rFonts w:eastAsia="楷体"/>
          <w:i/>
          <w:spacing w:val="-7"/>
          <w:sz w:val="24"/>
          <w:szCs w:val="24"/>
        </w:rPr>
        <w:t>Phys. Chem. Chem. Phys.</w:t>
      </w:r>
      <w:r w:rsidRPr="0048256F">
        <w:rPr>
          <w:rFonts w:eastAsia="楷体"/>
          <w:spacing w:val="-7"/>
          <w:sz w:val="24"/>
          <w:szCs w:val="24"/>
        </w:rPr>
        <w:t xml:space="preserve"> </w:t>
      </w:r>
      <w:r w:rsidRPr="0048256F">
        <w:rPr>
          <w:rFonts w:eastAsia="楷体"/>
          <w:b/>
          <w:spacing w:val="-7"/>
          <w:sz w:val="24"/>
          <w:szCs w:val="24"/>
        </w:rPr>
        <w:t>2021</w:t>
      </w:r>
      <w:r w:rsidRPr="0048256F">
        <w:rPr>
          <w:rFonts w:eastAsia="楷体"/>
          <w:spacing w:val="-7"/>
          <w:sz w:val="24"/>
          <w:szCs w:val="24"/>
        </w:rPr>
        <w:t xml:space="preserve">, </w:t>
      </w:r>
      <w:r w:rsidRPr="0048256F">
        <w:rPr>
          <w:rFonts w:eastAsia="楷体"/>
          <w:i/>
          <w:spacing w:val="-7"/>
          <w:sz w:val="24"/>
          <w:szCs w:val="24"/>
        </w:rPr>
        <w:t>23</w:t>
      </w:r>
      <w:r w:rsidRPr="0048256F">
        <w:rPr>
          <w:rFonts w:eastAsia="楷体"/>
          <w:spacing w:val="-7"/>
          <w:sz w:val="24"/>
          <w:szCs w:val="24"/>
        </w:rPr>
        <w:t>, 24627-24633</w:t>
      </w:r>
      <w:r w:rsidRPr="0048256F">
        <w:rPr>
          <w:rFonts w:eastAsia="楷体"/>
          <w:sz w:val="24"/>
          <w:szCs w:val="24"/>
        </w:rPr>
        <w:t>）</w:t>
      </w:r>
      <w:r w:rsidRPr="0048256F">
        <w:rPr>
          <w:rFonts w:eastAsia="楷体" w:hint="eastAsia"/>
          <w:sz w:val="24"/>
          <w:szCs w:val="24"/>
        </w:rPr>
        <w:t>，我们在此想通过构建有内电场的结构模型（如图</w:t>
      </w:r>
      <w:r w:rsidRPr="0048256F">
        <w:rPr>
          <w:rFonts w:eastAsia="楷体" w:hint="eastAsia"/>
          <w:sz w:val="24"/>
          <w:szCs w:val="24"/>
        </w:rPr>
        <w:t>6</w:t>
      </w:r>
      <w:r w:rsidRPr="0048256F">
        <w:rPr>
          <w:rFonts w:eastAsia="楷体"/>
          <w:sz w:val="24"/>
          <w:szCs w:val="24"/>
        </w:rPr>
        <w:t>C</w:t>
      </w:r>
      <w:r w:rsidRPr="0048256F">
        <w:rPr>
          <w:rFonts w:eastAsia="楷体" w:hint="eastAsia"/>
          <w:sz w:val="24"/>
          <w:szCs w:val="24"/>
        </w:rPr>
        <w:t>中的</w:t>
      </w:r>
      <w:r w:rsidRPr="0048256F">
        <w:rPr>
          <w:rFonts w:eastAsia="楷体" w:hint="eastAsia"/>
          <w:sz w:val="24"/>
          <w:szCs w:val="24"/>
        </w:rPr>
        <w:t>R</w:t>
      </w:r>
      <w:r w:rsidRPr="0048256F">
        <w:rPr>
          <w:rFonts w:eastAsia="楷体"/>
          <w:sz w:val="24"/>
          <w:szCs w:val="24"/>
        </w:rPr>
        <w:t>7~R10</w:t>
      </w:r>
      <w:r w:rsidR="003F30B4" w:rsidRPr="0048256F">
        <w:rPr>
          <w:rFonts w:eastAsia="楷体" w:hint="eastAsia"/>
          <w:sz w:val="24"/>
          <w:szCs w:val="24"/>
        </w:rPr>
        <w:t>，选用</w:t>
      </w:r>
      <w:r w:rsidR="003F30B4" w:rsidRPr="0048256F">
        <w:rPr>
          <w:rFonts w:eastAsia="楷体" w:hint="eastAsia"/>
          <w:sz w:val="24"/>
          <w:szCs w:val="24"/>
        </w:rPr>
        <w:t>-</w:t>
      </w:r>
      <w:r w:rsidR="003F30B4" w:rsidRPr="0048256F">
        <w:rPr>
          <w:rFonts w:eastAsia="楷体"/>
          <w:sz w:val="24"/>
          <w:szCs w:val="24"/>
        </w:rPr>
        <w:t>COO</w:t>
      </w:r>
      <w:r w:rsidR="003F30B4" w:rsidRPr="0048256F">
        <w:rPr>
          <w:rFonts w:eastAsia="楷体"/>
          <w:sz w:val="24"/>
          <w:szCs w:val="24"/>
          <w:vertAlign w:val="superscript"/>
        </w:rPr>
        <w:t>-</w:t>
      </w:r>
      <w:r w:rsidR="003F30B4" w:rsidRPr="0048256F">
        <w:rPr>
          <w:rFonts w:eastAsia="楷体" w:hint="eastAsia"/>
          <w:sz w:val="24"/>
          <w:szCs w:val="24"/>
        </w:rPr>
        <w:t>或</w:t>
      </w:r>
      <w:r w:rsidR="003F30B4" w:rsidRPr="0048256F">
        <w:rPr>
          <w:rFonts w:eastAsia="楷体" w:hint="eastAsia"/>
          <w:sz w:val="24"/>
          <w:szCs w:val="24"/>
        </w:rPr>
        <w:t>-</w:t>
      </w:r>
      <w:r w:rsidR="003F30B4" w:rsidRPr="0048256F">
        <w:rPr>
          <w:rFonts w:eastAsia="楷体"/>
          <w:sz w:val="24"/>
          <w:szCs w:val="24"/>
        </w:rPr>
        <w:t>BF</w:t>
      </w:r>
      <w:r w:rsidR="003F30B4" w:rsidRPr="0048256F">
        <w:rPr>
          <w:rFonts w:eastAsia="楷体"/>
          <w:sz w:val="24"/>
          <w:szCs w:val="24"/>
          <w:vertAlign w:val="subscript"/>
        </w:rPr>
        <w:t>3</w:t>
      </w:r>
      <w:r w:rsidR="003F30B4" w:rsidRPr="0048256F">
        <w:rPr>
          <w:rFonts w:eastAsia="楷体"/>
          <w:sz w:val="24"/>
          <w:szCs w:val="24"/>
          <w:vertAlign w:val="superscript"/>
        </w:rPr>
        <w:t>-</w:t>
      </w:r>
      <w:r w:rsidR="003F30B4" w:rsidRPr="0048256F">
        <w:rPr>
          <w:rFonts w:eastAsia="楷体" w:hint="eastAsia"/>
          <w:sz w:val="24"/>
          <w:szCs w:val="24"/>
        </w:rPr>
        <w:t>取代基替代</w:t>
      </w:r>
      <w:r w:rsidR="003F30B4" w:rsidRPr="0048256F">
        <w:rPr>
          <w:rFonts w:eastAsia="楷体" w:hint="eastAsia"/>
          <w:sz w:val="24"/>
          <w:szCs w:val="24"/>
        </w:rPr>
        <w:t>H</w:t>
      </w:r>
      <w:r w:rsidRPr="0048256F">
        <w:rPr>
          <w:rFonts w:eastAsia="楷体" w:hint="eastAsia"/>
          <w:sz w:val="24"/>
          <w:szCs w:val="24"/>
        </w:rPr>
        <w:t>）以降低该自由基反应过程的活化能。</w:t>
      </w:r>
      <w:r w:rsidR="005E0B29" w:rsidRPr="0048256F">
        <w:rPr>
          <w:rFonts w:eastAsia="楷体" w:hint="eastAsia"/>
          <w:sz w:val="24"/>
          <w:szCs w:val="24"/>
        </w:rPr>
        <w:t>同时，为了确保分子内电场起作用，反应体系的溶剂应由</w:t>
      </w:r>
      <w:r w:rsidR="005E0B29" w:rsidRPr="0048256F">
        <w:rPr>
          <w:rFonts w:eastAsia="楷体" w:hint="eastAsia"/>
          <w:sz w:val="24"/>
          <w:szCs w:val="24"/>
        </w:rPr>
        <w:t>D</w:t>
      </w:r>
      <w:r w:rsidR="005E0B29" w:rsidRPr="0048256F">
        <w:rPr>
          <w:rFonts w:eastAsia="楷体"/>
          <w:sz w:val="24"/>
          <w:szCs w:val="24"/>
        </w:rPr>
        <w:t>MSO</w:t>
      </w:r>
      <w:r w:rsidR="005E0B29" w:rsidRPr="0048256F">
        <w:rPr>
          <w:rFonts w:eastAsia="楷体" w:hint="eastAsia"/>
          <w:sz w:val="24"/>
          <w:szCs w:val="24"/>
        </w:rPr>
        <w:t>溶剂改为甲苯、二氯甲烷、氯仿等</w:t>
      </w:r>
      <w:ins w:id="35" w:author="Administrator" w:date="2022-02-27T19:30:00Z">
        <w:r w:rsidR="00E11B83">
          <w:rPr>
            <w:rFonts w:eastAsia="楷体" w:hint="eastAsia"/>
            <w:sz w:val="24"/>
            <w:szCs w:val="24"/>
          </w:rPr>
          <w:t>弱</w:t>
        </w:r>
      </w:ins>
      <w:ins w:id="36" w:author="Administrator" w:date="2022-02-27T19:24:00Z">
        <w:r w:rsidR="00E11B83">
          <w:rPr>
            <w:rFonts w:eastAsia="楷体" w:hint="eastAsia"/>
            <w:sz w:val="24"/>
            <w:szCs w:val="24"/>
          </w:rPr>
          <w:t>极性</w:t>
        </w:r>
      </w:ins>
      <w:r w:rsidR="005E0B29" w:rsidRPr="0048256F">
        <w:rPr>
          <w:rFonts w:eastAsia="楷体" w:hint="eastAsia"/>
          <w:sz w:val="24"/>
          <w:szCs w:val="24"/>
        </w:rPr>
        <w:t>溶剂，而</w:t>
      </w:r>
      <w:del w:id="37" w:author="Administrator" w:date="2022-02-27T19:13:00Z">
        <w:r w:rsidR="005E0B29" w:rsidRPr="0048256F" w:rsidDel="001E23C8">
          <w:rPr>
            <w:rFonts w:eastAsia="楷体" w:hint="eastAsia"/>
            <w:sz w:val="24"/>
            <w:szCs w:val="24"/>
          </w:rPr>
          <w:delText>中继的</w:delText>
        </w:r>
        <w:r w:rsidR="005E0B29" w:rsidRPr="0048256F" w:rsidDel="001E23C8">
          <w:rPr>
            <w:rFonts w:eastAsia="楷体" w:hint="eastAsia"/>
            <w:sz w:val="24"/>
            <w:szCs w:val="24"/>
          </w:rPr>
          <w:delText>P</w:delText>
        </w:r>
        <w:r w:rsidR="005E0B29" w:rsidRPr="0048256F" w:rsidDel="001E23C8">
          <w:rPr>
            <w:rFonts w:eastAsia="楷体"/>
            <w:sz w:val="24"/>
            <w:szCs w:val="24"/>
          </w:rPr>
          <w:delText>CET</w:delText>
        </w:r>
      </w:del>
      <w:ins w:id="38" w:author="Administrator" w:date="2022-02-27T19:13:00Z">
        <w:r w:rsidR="001E23C8">
          <w:rPr>
            <w:rFonts w:eastAsia="楷体" w:hint="eastAsia"/>
            <w:sz w:val="24"/>
            <w:szCs w:val="24"/>
          </w:rPr>
          <w:t>非绝热</w:t>
        </w:r>
        <w:r w:rsidR="001E23C8">
          <w:rPr>
            <w:rFonts w:eastAsia="楷体" w:hint="eastAsia"/>
            <w:sz w:val="24"/>
            <w:szCs w:val="24"/>
          </w:rPr>
          <w:t>PCET</w:t>
        </w:r>
      </w:ins>
      <w:r w:rsidR="005E0B29" w:rsidRPr="0048256F">
        <w:rPr>
          <w:rFonts w:eastAsia="楷体" w:hint="eastAsia"/>
          <w:sz w:val="24"/>
          <w:szCs w:val="24"/>
        </w:rPr>
        <w:t>模型中的碱也可以改为有机</w:t>
      </w:r>
      <w:proofErr w:type="gramStart"/>
      <w:r w:rsidR="005E0B29" w:rsidRPr="0048256F">
        <w:rPr>
          <w:rFonts w:eastAsia="楷体" w:hint="eastAsia"/>
          <w:sz w:val="24"/>
          <w:szCs w:val="24"/>
        </w:rPr>
        <w:t>胺</w:t>
      </w:r>
      <w:proofErr w:type="gramEnd"/>
      <w:r w:rsidR="005E0B29" w:rsidRPr="0048256F">
        <w:rPr>
          <w:rFonts w:eastAsia="楷体" w:hint="eastAsia"/>
          <w:sz w:val="24"/>
          <w:szCs w:val="24"/>
        </w:rPr>
        <w:t>类结构。</w:t>
      </w:r>
    </w:p>
    <w:p w14:paraId="441CEA03" w14:textId="262822E3" w:rsidR="00193F7B" w:rsidRPr="0048256F" w:rsidRDefault="008C0DEC" w:rsidP="005A0D88">
      <w:pPr>
        <w:adjustRightInd w:val="0"/>
        <w:snapToGrid w:val="0"/>
        <w:jc w:val="center"/>
        <w:rPr>
          <w:rFonts w:eastAsia="楷体"/>
          <w:sz w:val="24"/>
          <w:szCs w:val="24"/>
        </w:rPr>
      </w:pPr>
      <w:r w:rsidRPr="0048256F">
        <w:rPr>
          <w:rFonts w:eastAsia="楷体"/>
          <w:sz w:val="24"/>
          <w:szCs w:val="24"/>
        </w:rPr>
        <w:object w:dxaOrig="9328" w:dyaOrig="6057" w14:anchorId="78EAFC73">
          <v:shape id="_x0000_i1030" type="#_x0000_t75" style="width:366.75pt;height:238.5pt" o:ole="">
            <v:imagedata r:id="rId19" o:title=""/>
          </v:shape>
          <o:OLEObject Type="Embed" ProgID="ChemDraw.Document.6.0" ShapeID="_x0000_i1030" DrawAspect="Content" ObjectID="_1707558883" r:id="rId20"/>
        </w:object>
      </w:r>
    </w:p>
    <w:p w14:paraId="244A3BF9" w14:textId="1B1865D7" w:rsidR="00193F7B" w:rsidRPr="0048256F" w:rsidRDefault="00BF4E65" w:rsidP="007F6955">
      <w:pPr>
        <w:adjustRightInd w:val="0"/>
        <w:snapToGrid w:val="0"/>
        <w:spacing w:line="440" w:lineRule="exact"/>
        <w:jc w:val="center"/>
        <w:rPr>
          <w:rFonts w:eastAsia="楷体"/>
          <w:kern w:val="0"/>
          <w:sz w:val="24"/>
          <w:szCs w:val="24"/>
        </w:rPr>
      </w:pPr>
      <w:r w:rsidRPr="0048256F">
        <w:rPr>
          <w:rFonts w:eastAsia="楷体"/>
          <w:kern w:val="0"/>
          <w:sz w:val="24"/>
          <w:szCs w:val="24"/>
        </w:rPr>
        <w:t>图</w:t>
      </w:r>
      <w:r w:rsidR="001E6314" w:rsidRPr="0048256F">
        <w:rPr>
          <w:rFonts w:eastAsia="楷体"/>
          <w:kern w:val="0"/>
          <w:sz w:val="24"/>
          <w:szCs w:val="24"/>
        </w:rPr>
        <w:t>6</w:t>
      </w:r>
      <w:r w:rsidRPr="0048256F">
        <w:rPr>
          <w:rFonts w:eastAsia="楷体"/>
          <w:kern w:val="0"/>
          <w:sz w:val="24"/>
          <w:szCs w:val="24"/>
        </w:rPr>
        <w:t>.</w:t>
      </w:r>
      <w:r w:rsidRPr="0048256F">
        <w:rPr>
          <w:rFonts w:eastAsia="楷体"/>
          <w:kern w:val="0"/>
          <w:sz w:val="24"/>
          <w:szCs w:val="24"/>
        </w:rPr>
        <w:t>（</w:t>
      </w:r>
      <w:r w:rsidRPr="0048256F">
        <w:rPr>
          <w:rFonts w:eastAsia="楷体"/>
          <w:kern w:val="0"/>
          <w:sz w:val="24"/>
          <w:szCs w:val="24"/>
        </w:rPr>
        <w:t>A</w:t>
      </w:r>
      <w:r w:rsidRPr="0048256F">
        <w:rPr>
          <w:rFonts w:eastAsia="楷体"/>
          <w:kern w:val="0"/>
          <w:sz w:val="24"/>
          <w:szCs w:val="24"/>
        </w:rPr>
        <w:t>）设计的</w:t>
      </w:r>
      <w:r w:rsidRPr="0048256F">
        <w:rPr>
          <w:rFonts w:eastAsia="楷体"/>
          <w:sz w:val="24"/>
          <w:szCs w:val="24"/>
        </w:rPr>
        <w:t>TEMPOH</w:t>
      </w:r>
      <w:r w:rsidRPr="0048256F">
        <w:rPr>
          <w:rFonts w:eastAsia="楷体"/>
          <w:sz w:val="24"/>
          <w:szCs w:val="24"/>
        </w:rPr>
        <w:t>替换</w:t>
      </w:r>
      <w:r w:rsidRPr="0048256F">
        <w:rPr>
          <w:rFonts w:eastAsia="楷体"/>
          <w:sz w:val="24"/>
          <w:szCs w:val="24"/>
        </w:rPr>
        <w:t>Breslow</w:t>
      </w:r>
      <w:r w:rsidRPr="0048256F">
        <w:rPr>
          <w:rFonts w:eastAsia="楷体"/>
          <w:sz w:val="24"/>
          <w:szCs w:val="24"/>
        </w:rPr>
        <w:t>中间体的</w:t>
      </w:r>
      <w:del w:id="39" w:author="Administrator" w:date="2022-02-27T19:13:00Z">
        <w:r w:rsidRPr="0048256F" w:rsidDel="001E23C8">
          <w:rPr>
            <w:rFonts w:eastAsia="楷体"/>
            <w:sz w:val="24"/>
            <w:szCs w:val="24"/>
          </w:rPr>
          <w:delText>中继的</w:delText>
        </w:r>
        <w:r w:rsidRPr="0048256F" w:rsidDel="001E23C8">
          <w:rPr>
            <w:rFonts w:eastAsia="楷体"/>
            <w:sz w:val="24"/>
            <w:szCs w:val="24"/>
          </w:rPr>
          <w:delText>PCET</w:delText>
        </w:r>
      </w:del>
      <w:ins w:id="40" w:author="Administrator" w:date="2022-02-27T19:13:00Z">
        <w:r w:rsidR="001E23C8">
          <w:rPr>
            <w:rFonts w:eastAsia="楷体"/>
            <w:sz w:val="24"/>
            <w:szCs w:val="24"/>
          </w:rPr>
          <w:t>非绝热</w:t>
        </w:r>
        <w:r w:rsidR="001E23C8">
          <w:rPr>
            <w:rFonts w:eastAsia="楷体"/>
            <w:sz w:val="24"/>
            <w:szCs w:val="24"/>
          </w:rPr>
          <w:t>PCET</w:t>
        </w:r>
      </w:ins>
      <w:r w:rsidRPr="0048256F">
        <w:rPr>
          <w:rFonts w:eastAsia="楷体"/>
          <w:sz w:val="24"/>
          <w:szCs w:val="24"/>
        </w:rPr>
        <w:t>模型</w:t>
      </w:r>
      <w:r w:rsidR="00696E1F" w:rsidRPr="0048256F">
        <w:rPr>
          <w:rFonts w:eastAsia="楷体" w:hint="eastAsia"/>
          <w:sz w:val="24"/>
          <w:szCs w:val="24"/>
        </w:rPr>
        <w:t>；</w:t>
      </w:r>
      <w:r w:rsidR="003F30B4" w:rsidRPr="0048256F">
        <w:rPr>
          <w:rFonts w:eastAsia="楷体"/>
          <w:sz w:val="24"/>
          <w:szCs w:val="24"/>
        </w:rPr>
        <w:t>替换</w:t>
      </w:r>
      <w:r w:rsidR="003F30B4" w:rsidRPr="0048256F">
        <w:rPr>
          <w:rFonts w:eastAsia="楷体"/>
          <w:sz w:val="24"/>
          <w:szCs w:val="24"/>
        </w:rPr>
        <w:t>Breslow</w:t>
      </w:r>
      <w:r w:rsidR="003F30B4" w:rsidRPr="0048256F">
        <w:rPr>
          <w:rFonts w:eastAsia="楷体"/>
          <w:sz w:val="24"/>
          <w:szCs w:val="24"/>
        </w:rPr>
        <w:t>中间体的一些分子结构</w:t>
      </w:r>
      <w:r w:rsidRPr="0048256F">
        <w:rPr>
          <w:rFonts w:eastAsia="楷体"/>
          <w:sz w:val="24"/>
          <w:szCs w:val="24"/>
        </w:rPr>
        <w:t>（</w:t>
      </w:r>
      <w:r w:rsidRPr="0048256F">
        <w:rPr>
          <w:rFonts w:eastAsia="楷体"/>
          <w:sz w:val="24"/>
          <w:szCs w:val="24"/>
        </w:rPr>
        <w:t>B</w:t>
      </w:r>
      <w:r w:rsidRPr="0048256F">
        <w:rPr>
          <w:rFonts w:eastAsia="楷体"/>
          <w:sz w:val="24"/>
          <w:szCs w:val="24"/>
        </w:rPr>
        <w:t>）</w:t>
      </w:r>
      <w:r w:rsidRPr="0048256F">
        <w:rPr>
          <w:rFonts w:eastAsia="楷体"/>
          <w:sz w:val="24"/>
          <w:szCs w:val="24"/>
        </w:rPr>
        <w:t>R3~R6</w:t>
      </w:r>
      <w:r w:rsidR="003F30B4" w:rsidRPr="0048256F">
        <w:rPr>
          <w:rFonts w:eastAsia="楷体" w:hint="eastAsia"/>
          <w:sz w:val="24"/>
          <w:szCs w:val="24"/>
        </w:rPr>
        <w:t>和</w:t>
      </w:r>
      <w:r w:rsidR="003F30B4" w:rsidRPr="0048256F">
        <w:rPr>
          <w:rFonts w:eastAsia="楷体"/>
          <w:sz w:val="24"/>
          <w:szCs w:val="24"/>
        </w:rPr>
        <w:t>（</w:t>
      </w:r>
      <w:r w:rsidR="003F30B4" w:rsidRPr="0048256F">
        <w:rPr>
          <w:rFonts w:eastAsia="楷体"/>
          <w:sz w:val="24"/>
          <w:szCs w:val="24"/>
        </w:rPr>
        <w:t>C</w:t>
      </w:r>
      <w:r w:rsidR="003F30B4" w:rsidRPr="0048256F">
        <w:rPr>
          <w:rFonts w:eastAsia="楷体"/>
          <w:sz w:val="24"/>
          <w:szCs w:val="24"/>
        </w:rPr>
        <w:t>）</w:t>
      </w:r>
      <w:r w:rsidR="003F30B4" w:rsidRPr="0048256F">
        <w:rPr>
          <w:rFonts w:eastAsia="楷体"/>
          <w:sz w:val="24"/>
          <w:szCs w:val="24"/>
        </w:rPr>
        <w:t>R7~R10</w:t>
      </w:r>
    </w:p>
    <w:p w14:paraId="4EEB92DA" w14:textId="554D1EB2" w:rsidR="00193F7B" w:rsidRPr="0048256F" w:rsidRDefault="00193F7B" w:rsidP="007F6955">
      <w:pPr>
        <w:adjustRightInd w:val="0"/>
        <w:snapToGrid w:val="0"/>
        <w:spacing w:line="440" w:lineRule="exact"/>
        <w:rPr>
          <w:rFonts w:asciiTheme="minorHAnsi" w:hAnsiTheme="minorHAnsi" w:cstheme="minorBidi"/>
          <w:szCs w:val="22"/>
          <w:highlight w:val="yellow"/>
        </w:rPr>
      </w:pPr>
    </w:p>
    <w:p w14:paraId="3749CC42" w14:textId="1207A653" w:rsidR="00070315" w:rsidRPr="0048256F" w:rsidRDefault="00070315" w:rsidP="007F6955">
      <w:pPr>
        <w:adjustRightInd w:val="0"/>
        <w:snapToGrid w:val="0"/>
        <w:spacing w:line="440" w:lineRule="exact"/>
        <w:ind w:firstLineChars="200" w:firstLine="480"/>
        <w:rPr>
          <w:rFonts w:eastAsia="楷体"/>
          <w:sz w:val="24"/>
          <w:szCs w:val="24"/>
        </w:rPr>
      </w:pPr>
      <w:r w:rsidRPr="0048256F">
        <w:rPr>
          <w:rFonts w:eastAsia="楷体"/>
          <w:sz w:val="24"/>
          <w:szCs w:val="24"/>
        </w:rPr>
        <w:t>此外，为了使得后续可能的</w:t>
      </w:r>
      <w:r w:rsidRPr="0048256F">
        <w:rPr>
          <w:rFonts w:eastAsia="楷体"/>
          <w:sz w:val="24"/>
          <w:szCs w:val="24"/>
        </w:rPr>
        <w:t>C-O</w:t>
      </w:r>
      <w:r w:rsidRPr="0048256F">
        <w:rPr>
          <w:rFonts w:eastAsia="楷体"/>
          <w:sz w:val="24"/>
          <w:szCs w:val="24"/>
        </w:rPr>
        <w:t>或</w:t>
      </w:r>
      <w:r w:rsidRPr="0048256F">
        <w:rPr>
          <w:rFonts w:eastAsia="楷体"/>
          <w:sz w:val="24"/>
          <w:szCs w:val="24"/>
        </w:rPr>
        <w:t>C-C</w:t>
      </w:r>
      <w:r w:rsidRPr="0048256F">
        <w:rPr>
          <w:rFonts w:eastAsia="楷体"/>
          <w:sz w:val="24"/>
          <w:szCs w:val="24"/>
        </w:rPr>
        <w:t>双自由基</w:t>
      </w:r>
      <w:proofErr w:type="gramStart"/>
      <w:r w:rsidRPr="0048256F">
        <w:rPr>
          <w:rFonts w:eastAsia="楷体"/>
          <w:sz w:val="24"/>
          <w:szCs w:val="24"/>
        </w:rPr>
        <w:t>偶联产物</w:t>
      </w:r>
      <w:proofErr w:type="gramEnd"/>
      <w:r w:rsidRPr="0048256F">
        <w:rPr>
          <w:rFonts w:eastAsia="楷体"/>
          <w:sz w:val="24"/>
          <w:szCs w:val="24"/>
        </w:rPr>
        <w:t>有更高的附加值，这些底物和氧化剂中的取代基将会尝试改为含氟结构继续从计算和实验上进行设计和优化。更多的是，基于我们以前的</w:t>
      </w:r>
      <w:r w:rsidRPr="0048256F">
        <w:rPr>
          <w:rFonts w:eastAsia="楷体" w:hint="eastAsia"/>
          <w:sz w:val="24"/>
          <w:szCs w:val="24"/>
        </w:rPr>
        <w:t>过渡金属</w:t>
      </w:r>
      <w:proofErr w:type="gramStart"/>
      <w:r w:rsidRPr="0048256F">
        <w:rPr>
          <w:rFonts w:eastAsia="楷体"/>
          <w:sz w:val="24"/>
          <w:szCs w:val="24"/>
        </w:rPr>
        <w:t>钴</w:t>
      </w:r>
      <w:proofErr w:type="gramEnd"/>
      <w:r w:rsidRPr="0048256F">
        <w:rPr>
          <w:rFonts w:eastAsia="楷体"/>
          <w:sz w:val="24"/>
          <w:szCs w:val="24"/>
        </w:rPr>
        <w:t>催化</w:t>
      </w:r>
      <w:r w:rsidRPr="0048256F">
        <w:rPr>
          <w:rFonts w:eastAsia="楷体"/>
          <w:sz w:val="24"/>
          <w:szCs w:val="24"/>
        </w:rPr>
        <w:t>SET</w:t>
      </w:r>
      <w:r w:rsidRPr="0048256F">
        <w:rPr>
          <w:rFonts w:eastAsia="楷体"/>
          <w:sz w:val="24"/>
          <w:szCs w:val="24"/>
        </w:rPr>
        <w:t>反应的理论研究经验（</w:t>
      </w:r>
      <w:r w:rsidRPr="0048256F">
        <w:rPr>
          <w:rFonts w:eastAsia="楷体"/>
          <w:color w:val="000000"/>
          <w:sz w:val="24"/>
          <w:szCs w:val="24"/>
        </w:rPr>
        <w:t xml:space="preserve">Xiao-Kang Guo, Lin-Bao Zhang, </w:t>
      </w:r>
      <w:r w:rsidRPr="0048256F">
        <w:rPr>
          <w:rFonts w:eastAsia="楷体"/>
          <w:b/>
          <w:color w:val="000000"/>
          <w:sz w:val="24"/>
          <w:szCs w:val="24"/>
        </w:rPr>
        <w:t>Donghui Wei*</w:t>
      </w:r>
      <w:r w:rsidRPr="0048256F">
        <w:rPr>
          <w:rFonts w:eastAsia="楷体"/>
          <w:color w:val="000000"/>
          <w:sz w:val="24"/>
          <w:szCs w:val="24"/>
        </w:rPr>
        <w:t xml:space="preserve">, Jun-Long Niu*, Mechanistic insights into cobalt(ii/iii)-catalyzed C-H oxidation: a combined theoretical and experimental study, </w:t>
      </w:r>
      <w:r w:rsidRPr="0048256F">
        <w:rPr>
          <w:rFonts w:eastAsia="楷体"/>
          <w:i/>
          <w:color w:val="000000"/>
          <w:sz w:val="24"/>
          <w:szCs w:val="24"/>
        </w:rPr>
        <w:t>Chem. Sci.</w:t>
      </w:r>
      <w:r w:rsidRPr="0048256F">
        <w:rPr>
          <w:rFonts w:eastAsia="楷体"/>
          <w:color w:val="000000"/>
          <w:sz w:val="24"/>
          <w:szCs w:val="24"/>
        </w:rPr>
        <w:t xml:space="preserve"> </w:t>
      </w:r>
      <w:r w:rsidRPr="0048256F">
        <w:rPr>
          <w:rFonts w:eastAsia="楷体"/>
          <w:b/>
          <w:color w:val="000000"/>
          <w:sz w:val="24"/>
          <w:szCs w:val="24"/>
        </w:rPr>
        <w:t>2015</w:t>
      </w:r>
      <w:r w:rsidRPr="0048256F">
        <w:rPr>
          <w:rFonts w:eastAsia="楷体"/>
          <w:color w:val="000000"/>
          <w:sz w:val="24"/>
          <w:szCs w:val="24"/>
        </w:rPr>
        <w:t xml:space="preserve">, </w:t>
      </w:r>
      <w:r w:rsidRPr="0048256F">
        <w:rPr>
          <w:rFonts w:eastAsia="楷体"/>
          <w:i/>
          <w:color w:val="242021"/>
          <w:sz w:val="24"/>
          <w:szCs w:val="24"/>
        </w:rPr>
        <w:t>6</w:t>
      </w:r>
      <w:r w:rsidRPr="0048256F">
        <w:rPr>
          <w:rFonts w:eastAsia="楷体"/>
          <w:color w:val="000000"/>
          <w:sz w:val="24"/>
          <w:szCs w:val="24"/>
        </w:rPr>
        <w:t>, 7059-7071</w:t>
      </w:r>
      <w:r w:rsidRPr="0048256F">
        <w:rPr>
          <w:rFonts w:eastAsia="楷体"/>
          <w:sz w:val="24"/>
          <w:szCs w:val="24"/>
        </w:rPr>
        <w:t>），我们也将在过渡金属催化</w:t>
      </w:r>
      <w:proofErr w:type="gramStart"/>
      <w:r w:rsidRPr="0048256F">
        <w:rPr>
          <w:rFonts w:eastAsia="楷体"/>
          <w:sz w:val="24"/>
          <w:szCs w:val="24"/>
        </w:rPr>
        <w:t>碱参与</w:t>
      </w:r>
      <w:proofErr w:type="gramEnd"/>
      <w:r w:rsidRPr="0048256F">
        <w:rPr>
          <w:rFonts w:eastAsia="楷体"/>
          <w:sz w:val="24"/>
          <w:szCs w:val="24"/>
        </w:rPr>
        <w:t>的</w:t>
      </w:r>
      <w:r w:rsidRPr="0048256F">
        <w:rPr>
          <w:rFonts w:eastAsia="楷体" w:hint="eastAsia"/>
          <w:sz w:val="24"/>
          <w:szCs w:val="24"/>
        </w:rPr>
        <w:t>自由基</w:t>
      </w:r>
      <w:r w:rsidRPr="0048256F">
        <w:rPr>
          <w:rFonts w:eastAsia="楷体"/>
          <w:sz w:val="24"/>
          <w:szCs w:val="24"/>
        </w:rPr>
        <w:t>反应</w:t>
      </w:r>
      <w:r w:rsidRPr="0048256F">
        <w:rPr>
          <w:rFonts w:eastAsia="楷体" w:hint="eastAsia"/>
          <w:sz w:val="24"/>
          <w:szCs w:val="24"/>
        </w:rPr>
        <w:t>中设计基于</w:t>
      </w:r>
      <w:del w:id="41" w:author="Administrator" w:date="2022-02-27T19:13:00Z">
        <w:r w:rsidRPr="0048256F" w:rsidDel="001E23C8">
          <w:rPr>
            <w:rFonts w:eastAsia="楷体"/>
            <w:sz w:val="24"/>
            <w:szCs w:val="24"/>
          </w:rPr>
          <w:delText>中继的</w:delText>
        </w:r>
        <w:r w:rsidRPr="0048256F" w:rsidDel="001E23C8">
          <w:rPr>
            <w:rFonts w:eastAsia="楷体"/>
            <w:sz w:val="24"/>
            <w:szCs w:val="24"/>
          </w:rPr>
          <w:delText>PCET</w:delText>
        </w:r>
      </w:del>
      <w:ins w:id="42" w:author="Administrator" w:date="2022-02-27T19:13:00Z">
        <w:r w:rsidR="001E23C8">
          <w:rPr>
            <w:rFonts w:eastAsia="楷体"/>
            <w:sz w:val="24"/>
            <w:szCs w:val="24"/>
          </w:rPr>
          <w:t>非绝热</w:t>
        </w:r>
        <w:r w:rsidR="001E23C8">
          <w:rPr>
            <w:rFonts w:eastAsia="楷体"/>
            <w:sz w:val="24"/>
            <w:szCs w:val="24"/>
          </w:rPr>
          <w:t>PCET</w:t>
        </w:r>
      </w:ins>
      <w:r w:rsidRPr="0048256F">
        <w:rPr>
          <w:rFonts w:eastAsia="楷体" w:hint="eastAsia"/>
          <w:sz w:val="24"/>
          <w:szCs w:val="24"/>
        </w:rPr>
        <w:t>机制的反应模型</w:t>
      </w:r>
      <w:r w:rsidRPr="0048256F">
        <w:rPr>
          <w:rFonts w:eastAsia="楷体"/>
          <w:sz w:val="24"/>
          <w:szCs w:val="24"/>
        </w:rPr>
        <w:t>。</w:t>
      </w:r>
    </w:p>
    <w:p w14:paraId="0D0972F4" w14:textId="4A8480FD" w:rsidR="00193F7B" w:rsidRPr="0048256F" w:rsidRDefault="0044222E" w:rsidP="007F6955">
      <w:pPr>
        <w:adjustRightInd w:val="0"/>
        <w:snapToGrid w:val="0"/>
        <w:spacing w:line="440" w:lineRule="exact"/>
        <w:ind w:firstLineChars="200" w:firstLine="482"/>
        <w:rPr>
          <w:rFonts w:eastAsia="楷体"/>
          <w:sz w:val="24"/>
          <w:szCs w:val="24"/>
        </w:rPr>
      </w:pPr>
      <w:r w:rsidRPr="0048256F">
        <w:rPr>
          <w:rFonts w:eastAsia="楷体"/>
          <w:b/>
          <w:bCs/>
          <w:sz w:val="24"/>
          <w:szCs w:val="24"/>
        </w:rPr>
        <w:lastRenderedPageBreak/>
        <w:t>2.1.3</w:t>
      </w:r>
      <w:r w:rsidR="00F66341" w:rsidRPr="0048256F">
        <w:rPr>
          <w:rFonts w:eastAsia="楷体"/>
          <w:bCs/>
          <w:sz w:val="24"/>
          <w:szCs w:val="24"/>
        </w:rPr>
        <w:t xml:space="preserve"> </w:t>
      </w:r>
      <w:r w:rsidR="00F33C0A" w:rsidRPr="0048256F">
        <w:rPr>
          <w:rFonts w:eastAsia="楷体"/>
          <w:b/>
          <w:bCs/>
          <w:sz w:val="24"/>
          <w:szCs w:val="24"/>
        </w:rPr>
        <w:t>探讨</w:t>
      </w:r>
      <w:r w:rsidR="00BF4E65" w:rsidRPr="0048256F">
        <w:rPr>
          <w:rFonts w:eastAsia="楷体"/>
          <w:b/>
          <w:bCs/>
          <w:sz w:val="24"/>
          <w:szCs w:val="24"/>
        </w:rPr>
        <w:t>NHC</w:t>
      </w:r>
      <w:r w:rsidR="00BF4E65" w:rsidRPr="0048256F">
        <w:rPr>
          <w:rFonts w:eastAsia="楷体"/>
          <w:b/>
          <w:bCs/>
          <w:sz w:val="24"/>
          <w:szCs w:val="24"/>
        </w:rPr>
        <w:t>催化三组分</w:t>
      </w:r>
      <w:r w:rsidR="00F33C0A" w:rsidRPr="0048256F">
        <w:rPr>
          <w:rFonts w:eastAsia="楷体" w:hint="eastAsia"/>
          <w:b/>
          <w:bCs/>
          <w:sz w:val="24"/>
          <w:szCs w:val="24"/>
        </w:rPr>
        <w:t>自由基</w:t>
      </w:r>
      <w:r w:rsidR="00BF4E65" w:rsidRPr="0048256F">
        <w:rPr>
          <w:rFonts w:eastAsia="楷体"/>
          <w:b/>
          <w:bCs/>
          <w:sz w:val="24"/>
          <w:szCs w:val="24"/>
        </w:rPr>
        <w:t>反应的化学选择性。</w:t>
      </w:r>
      <w:r w:rsidR="00BF4E65" w:rsidRPr="0048256F">
        <w:rPr>
          <w:rFonts w:eastAsia="楷体" w:hint="eastAsia"/>
          <w:sz w:val="24"/>
          <w:szCs w:val="24"/>
        </w:rPr>
        <w:t>如图</w:t>
      </w:r>
      <w:r w:rsidR="001E6314" w:rsidRPr="0048256F">
        <w:rPr>
          <w:rFonts w:eastAsia="楷体"/>
          <w:sz w:val="24"/>
          <w:szCs w:val="24"/>
        </w:rPr>
        <w:t>7</w:t>
      </w:r>
      <w:r w:rsidR="00BF4E65" w:rsidRPr="0048256F">
        <w:rPr>
          <w:rFonts w:eastAsia="楷体" w:hint="eastAsia"/>
          <w:sz w:val="24"/>
          <w:szCs w:val="24"/>
        </w:rPr>
        <w:t>所示，</w:t>
      </w:r>
      <w:r w:rsidR="00BF4E65" w:rsidRPr="0048256F">
        <w:rPr>
          <w:rFonts w:eastAsia="楷体"/>
          <w:sz w:val="24"/>
          <w:szCs w:val="24"/>
        </w:rPr>
        <w:t>NHC</w:t>
      </w:r>
      <w:r w:rsidR="00BF4E65" w:rsidRPr="0048256F">
        <w:rPr>
          <w:rFonts w:eastAsia="楷体" w:hint="eastAsia"/>
          <w:sz w:val="24"/>
          <w:szCs w:val="24"/>
        </w:rPr>
        <w:t>催化三组分反应</w:t>
      </w:r>
      <w:r w:rsidR="005B725C" w:rsidRPr="0048256F">
        <w:rPr>
          <w:rFonts w:eastAsia="楷体" w:hint="eastAsia"/>
          <w:sz w:val="24"/>
          <w:szCs w:val="24"/>
        </w:rPr>
        <w:t>中</w:t>
      </w:r>
      <w:r w:rsidR="00BF4E65" w:rsidRPr="0048256F">
        <w:rPr>
          <w:rFonts w:eastAsia="楷体" w:hint="eastAsia"/>
          <w:sz w:val="24"/>
          <w:szCs w:val="24"/>
        </w:rPr>
        <w:t>双自由基产生机理与上述</w:t>
      </w:r>
      <w:r w:rsidR="005B725C" w:rsidRPr="0048256F">
        <w:rPr>
          <w:rFonts w:eastAsia="楷体" w:hint="eastAsia"/>
          <w:sz w:val="24"/>
          <w:szCs w:val="24"/>
        </w:rPr>
        <w:t>双组分偶联</w:t>
      </w:r>
      <w:r w:rsidR="00BF4E65" w:rsidRPr="0048256F">
        <w:rPr>
          <w:rFonts w:eastAsia="楷体" w:hint="eastAsia"/>
          <w:sz w:val="24"/>
          <w:szCs w:val="24"/>
        </w:rPr>
        <w:t>反应类似，</w:t>
      </w:r>
      <w:r w:rsidR="00BF4E65" w:rsidRPr="0048256F">
        <w:rPr>
          <w:rFonts w:eastAsia="楷体" w:hint="eastAsia"/>
          <w:b/>
          <w:bCs/>
          <w:sz w:val="24"/>
          <w:szCs w:val="24"/>
        </w:rPr>
        <w:t>在本项目中我们仍然假设并将证明</w:t>
      </w:r>
      <w:del w:id="43" w:author="Administrator" w:date="2022-02-27T19:13:00Z">
        <w:r w:rsidR="00BF4E65" w:rsidRPr="0048256F" w:rsidDel="001E23C8">
          <w:rPr>
            <w:rFonts w:eastAsia="楷体" w:hint="eastAsia"/>
            <w:b/>
            <w:bCs/>
            <w:sz w:val="24"/>
            <w:szCs w:val="24"/>
          </w:rPr>
          <w:delText>中继的</w:delText>
        </w:r>
        <w:r w:rsidR="00BF4E65" w:rsidRPr="0048256F" w:rsidDel="001E23C8">
          <w:rPr>
            <w:rFonts w:eastAsia="楷体"/>
            <w:b/>
            <w:bCs/>
            <w:sz w:val="24"/>
            <w:szCs w:val="24"/>
          </w:rPr>
          <w:delText>PCET</w:delText>
        </w:r>
      </w:del>
      <w:ins w:id="44" w:author="Administrator" w:date="2022-02-27T19:13:00Z">
        <w:r w:rsidR="001E23C8">
          <w:rPr>
            <w:rFonts w:eastAsia="楷体" w:hint="eastAsia"/>
            <w:b/>
            <w:bCs/>
            <w:sz w:val="24"/>
            <w:szCs w:val="24"/>
          </w:rPr>
          <w:t>非绝热</w:t>
        </w:r>
        <w:r w:rsidR="001E23C8">
          <w:rPr>
            <w:rFonts w:eastAsia="楷体" w:hint="eastAsia"/>
            <w:b/>
            <w:bCs/>
            <w:sz w:val="24"/>
            <w:szCs w:val="24"/>
          </w:rPr>
          <w:t>PCET</w:t>
        </w:r>
      </w:ins>
      <w:r w:rsidR="00987920" w:rsidRPr="0048256F">
        <w:rPr>
          <w:rFonts w:eastAsia="楷体" w:hint="eastAsia"/>
          <w:b/>
          <w:bCs/>
          <w:sz w:val="24"/>
          <w:szCs w:val="24"/>
        </w:rPr>
        <w:t>路径</w:t>
      </w:r>
      <w:r w:rsidR="00BF4E65" w:rsidRPr="0048256F">
        <w:rPr>
          <w:rFonts w:eastAsia="楷体" w:hint="eastAsia"/>
          <w:b/>
          <w:bCs/>
          <w:sz w:val="24"/>
          <w:szCs w:val="24"/>
        </w:rPr>
        <w:t>是</w:t>
      </w:r>
      <w:r w:rsidR="00987920" w:rsidRPr="0048256F">
        <w:rPr>
          <w:rFonts w:eastAsia="楷体" w:hint="eastAsia"/>
          <w:b/>
          <w:bCs/>
          <w:sz w:val="24"/>
          <w:szCs w:val="24"/>
        </w:rPr>
        <w:t>其在</w:t>
      </w:r>
      <w:r w:rsidR="00BF4E65" w:rsidRPr="0048256F">
        <w:rPr>
          <w:rFonts w:eastAsia="楷体" w:hint="eastAsia"/>
          <w:b/>
          <w:bCs/>
          <w:sz w:val="24"/>
          <w:szCs w:val="24"/>
        </w:rPr>
        <w:t>能量上占优势的</w:t>
      </w:r>
      <w:r w:rsidR="00987920" w:rsidRPr="0048256F">
        <w:rPr>
          <w:rFonts w:eastAsia="楷体" w:hint="eastAsia"/>
          <w:b/>
          <w:bCs/>
          <w:sz w:val="24"/>
          <w:szCs w:val="24"/>
        </w:rPr>
        <w:t>反应路径</w:t>
      </w:r>
      <w:r w:rsidR="00BF4E65" w:rsidRPr="0048256F">
        <w:rPr>
          <w:rFonts w:eastAsia="楷体"/>
          <w:sz w:val="24"/>
          <w:szCs w:val="24"/>
        </w:rPr>
        <w:t>。</w:t>
      </w:r>
      <w:r w:rsidR="00BF4E65" w:rsidRPr="0048256F">
        <w:rPr>
          <w:rFonts w:eastAsia="楷体" w:hint="eastAsia"/>
          <w:b/>
          <w:bCs/>
          <w:sz w:val="24"/>
          <w:szCs w:val="24"/>
        </w:rPr>
        <w:t>不同的是，后续随着第三个烯烃反应物的加入，在理论上可能得到多种产物，那么这些化学选择性的起因仍需要</w:t>
      </w:r>
      <w:r w:rsidR="004C0C54" w:rsidRPr="0048256F">
        <w:rPr>
          <w:rFonts w:eastAsia="楷体" w:hint="eastAsia"/>
          <w:b/>
          <w:bCs/>
          <w:sz w:val="24"/>
          <w:szCs w:val="24"/>
        </w:rPr>
        <w:t>从分子层面进行</w:t>
      </w:r>
      <w:r w:rsidR="00BF4E65" w:rsidRPr="0048256F">
        <w:rPr>
          <w:rFonts w:eastAsia="楷体" w:hint="eastAsia"/>
          <w:b/>
          <w:bCs/>
          <w:sz w:val="24"/>
          <w:szCs w:val="24"/>
        </w:rPr>
        <w:t>深入探讨</w:t>
      </w:r>
      <w:r w:rsidR="00BF4E65" w:rsidRPr="0048256F">
        <w:rPr>
          <w:rFonts w:eastAsia="楷体"/>
          <w:sz w:val="24"/>
          <w:szCs w:val="24"/>
        </w:rPr>
        <w:t>。以下将以几个具体实验模型来阐述</w:t>
      </w:r>
      <w:r w:rsidR="00987920" w:rsidRPr="0048256F">
        <w:rPr>
          <w:rFonts w:eastAsia="楷体" w:hint="eastAsia"/>
          <w:sz w:val="24"/>
          <w:szCs w:val="24"/>
        </w:rPr>
        <w:t>这</w:t>
      </w:r>
      <w:r w:rsidR="00BF4E65" w:rsidRPr="0048256F">
        <w:rPr>
          <w:rFonts w:eastAsia="楷体"/>
          <w:sz w:val="24"/>
          <w:szCs w:val="24"/>
        </w:rPr>
        <w:t>部分研究内容。</w:t>
      </w:r>
    </w:p>
    <w:p w14:paraId="3E8BA8A6" w14:textId="448F698C" w:rsidR="00193F7B" w:rsidRPr="0048256F" w:rsidRDefault="004D3052" w:rsidP="005A0D88">
      <w:pPr>
        <w:adjustRightInd w:val="0"/>
        <w:snapToGrid w:val="0"/>
        <w:jc w:val="center"/>
        <w:rPr>
          <w:rFonts w:eastAsia="楷体"/>
          <w:sz w:val="24"/>
          <w:szCs w:val="24"/>
        </w:rPr>
      </w:pPr>
      <w:r w:rsidRPr="0048256F">
        <w:rPr>
          <w:rFonts w:eastAsia="楷体"/>
          <w:sz w:val="24"/>
          <w:szCs w:val="24"/>
        </w:rPr>
        <w:object w:dxaOrig="9713" w:dyaOrig="3491" w14:anchorId="69E3B386">
          <v:shape id="_x0000_i1031" type="#_x0000_t75" style="width:376.5pt;height:135pt" o:ole="">
            <v:imagedata r:id="rId21" o:title=""/>
          </v:shape>
          <o:OLEObject Type="Embed" ProgID="ChemDraw.Document.6.0" ShapeID="_x0000_i1031" DrawAspect="Content" ObjectID="_1707558884" r:id="rId22"/>
        </w:object>
      </w:r>
    </w:p>
    <w:p w14:paraId="0ED1B004" w14:textId="59700F12" w:rsidR="00193F7B" w:rsidRPr="0048256F" w:rsidRDefault="00BF4E65" w:rsidP="005A0D88">
      <w:pPr>
        <w:adjustRightInd w:val="0"/>
        <w:snapToGrid w:val="0"/>
        <w:spacing w:line="440" w:lineRule="exact"/>
        <w:jc w:val="center"/>
        <w:rPr>
          <w:rFonts w:eastAsia="楷体"/>
          <w:sz w:val="24"/>
          <w:szCs w:val="24"/>
        </w:rPr>
      </w:pPr>
      <w:r w:rsidRPr="0048256F">
        <w:rPr>
          <w:rFonts w:eastAsia="楷体"/>
          <w:kern w:val="0"/>
          <w:sz w:val="24"/>
          <w:szCs w:val="24"/>
        </w:rPr>
        <w:t>图</w:t>
      </w:r>
      <w:r w:rsidR="001E6314" w:rsidRPr="0048256F">
        <w:rPr>
          <w:rFonts w:eastAsia="楷体"/>
          <w:kern w:val="0"/>
          <w:sz w:val="24"/>
          <w:szCs w:val="24"/>
        </w:rPr>
        <w:t>7</w:t>
      </w:r>
      <w:r w:rsidRPr="0048256F">
        <w:rPr>
          <w:rFonts w:eastAsia="楷体"/>
          <w:kern w:val="0"/>
          <w:sz w:val="24"/>
          <w:szCs w:val="24"/>
        </w:rPr>
        <w:t>. NHC</w:t>
      </w:r>
      <w:r w:rsidRPr="0048256F">
        <w:rPr>
          <w:rFonts w:eastAsia="楷体"/>
          <w:kern w:val="0"/>
          <w:sz w:val="24"/>
          <w:szCs w:val="24"/>
        </w:rPr>
        <w:t>催化三组分反应的竞争机理和化学选择性示意图</w:t>
      </w:r>
    </w:p>
    <w:p w14:paraId="1D5A366A" w14:textId="77777777" w:rsidR="00193F7B" w:rsidRPr="0048256F" w:rsidRDefault="00193F7B" w:rsidP="008B519E">
      <w:pPr>
        <w:adjustRightInd w:val="0"/>
        <w:snapToGrid w:val="0"/>
        <w:rPr>
          <w:rFonts w:eastAsia="楷体"/>
          <w:sz w:val="24"/>
          <w:szCs w:val="24"/>
        </w:rPr>
      </w:pPr>
    </w:p>
    <w:p w14:paraId="224E1D41" w14:textId="0C61DEB5" w:rsidR="00193F7B" w:rsidRPr="0048256F" w:rsidRDefault="00BF4E65" w:rsidP="00A14217">
      <w:pPr>
        <w:adjustRightInd w:val="0"/>
        <w:snapToGrid w:val="0"/>
        <w:spacing w:line="440" w:lineRule="exact"/>
        <w:ind w:firstLineChars="200" w:firstLine="480"/>
        <w:rPr>
          <w:rFonts w:eastAsia="楷体"/>
          <w:kern w:val="0"/>
          <w:sz w:val="24"/>
          <w:szCs w:val="24"/>
        </w:rPr>
      </w:pPr>
      <w:r w:rsidRPr="0048256F">
        <w:rPr>
          <w:rFonts w:eastAsia="楷体"/>
          <w:kern w:val="0"/>
          <w:sz w:val="24"/>
          <w:szCs w:val="24"/>
        </w:rPr>
        <w:t>如图</w:t>
      </w:r>
      <w:r w:rsidR="001E6314" w:rsidRPr="0048256F">
        <w:rPr>
          <w:rFonts w:eastAsia="楷体"/>
          <w:kern w:val="0"/>
          <w:sz w:val="24"/>
          <w:szCs w:val="24"/>
        </w:rPr>
        <w:t>8</w:t>
      </w:r>
      <w:r w:rsidRPr="0048256F">
        <w:rPr>
          <w:rFonts w:eastAsia="楷体"/>
          <w:kern w:val="0"/>
          <w:sz w:val="24"/>
          <w:szCs w:val="24"/>
        </w:rPr>
        <w:t>所示，基于先前的实验文献报道（</w:t>
      </w:r>
      <w:r w:rsidRPr="0048256F">
        <w:rPr>
          <w:rFonts w:eastAsia="楷体"/>
          <w:i/>
          <w:iCs/>
          <w:sz w:val="24"/>
          <w:szCs w:val="24"/>
        </w:rPr>
        <w:t xml:space="preserve">J. Am. Chem. Soc. </w:t>
      </w:r>
      <w:r w:rsidRPr="0048256F">
        <w:rPr>
          <w:rFonts w:eastAsia="楷体"/>
          <w:b/>
          <w:bCs/>
          <w:sz w:val="24"/>
          <w:szCs w:val="24"/>
        </w:rPr>
        <w:t>2019</w:t>
      </w:r>
      <w:r w:rsidRPr="0048256F">
        <w:rPr>
          <w:rFonts w:eastAsia="楷体"/>
          <w:sz w:val="24"/>
          <w:szCs w:val="24"/>
        </w:rPr>
        <w:t>,</w:t>
      </w:r>
      <w:r w:rsidRPr="0048256F">
        <w:rPr>
          <w:rFonts w:eastAsia="楷体"/>
          <w:i/>
          <w:iCs/>
          <w:sz w:val="24"/>
          <w:szCs w:val="24"/>
        </w:rPr>
        <w:t xml:space="preserve"> 141</w:t>
      </w:r>
      <w:r w:rsidRPr="0048256F">
        <w:rPr>
          <w:rFonts w:eastAsia="楷体"/>
          <w:sz w:val="24"/>
          <w:szCs w:val="24"/>
        </w:rPr>
        <w:t>, 14073-14077</w:t>
      </w:r>
      <w:r w:rsidRPr="0048256F">
        <w:rPr>
          <w:rFonts w:eastAsia="楷体"/>
          <w:kern w:val="0"/>
          <w:sz w:val="24"/>
          <w:szCs w:val="24"/>
        </w:rPr>
        <w:t>），</w:t>
      </w:r>
      <w:r w:rsidR="00687589" w:rsidRPr="0048256F">
        <w:rPr>
          <w:rFonts w:eastAsia="楷体" w:hint="eastAsia"/>
          <w:kern w:val="0"/>
          <w:sz w:val="24"/>
          <w:szCs w:val="24"/>
        </w:rPr>
        <w:t>根据推测的反应机理，</w:t>
      </w:r>
      <w:r w:rsidRPr="0048256F">
        <w:rPr>
          <w:rFonts w:eastAsia="楷体"/>
          <w:kern w:val="0"/>
          <w:sz w:val="24"/>
          <w:szCs w:val="24"/>
        </w:rPr>
        <w:t>我们发现除</w:t>
      </w:r>
      <w:r w:rsidR="00687589" w:rsidRPr="0048256F">
        <w:rPr>
          <w:rFonts w:eastAsia="楷体" w:hint="eastAsia"/>
          <w:kern w:val="0"/>
          <w:sz w:val="24"/>
          <w:szCs w:val="24"/>
        </w:rPr>
        <w:t>了</w:t>
      </w:r>
      <w:r w:rsidR="00512E76" w:rsidRPr="0048256F">
        <w:rPr>
          <w:rFonts w:eastAsia="楷体" w:hint="eastAsia"/>
          <w:kern w:val="0"/>
          <w:sz w:val="24"/>
          <w:szCs w:val="24"/>
        </w:rPr>
        <w:t>生成</w:t>
      </w:r>
      <w:r w:rsidRPr="0048256F">
        <w:rPr>
          <w:rFonts w:eastAsia="楷体"/>
          <w:kern w:val="0"/>
          <w:sz w:val="24"/>
          <w:szCs w:val="24"/>
        </w:rPr>
        <w:t>两组分和三组分产物之外，</w:t>
      </w:r>
      <w:r w:rsidR="00687589" w:rsidRPr="0048256F">
        <w:rPr>
          <w:rFonts w:eastAsia="楷体" w:hint="eastAsia"/>
          <w:kern w:val="0"/>
          <w:sz w:val="24"/>
          <w:szCs w:val="24"/>
        </w:rPr>
        <w:t>还需要</w:t>
      </w:r>
      <w:ins w:id="45" w:author="Administrator" w:date="2022-02-27T19:31:00Z">
        <w:r w:rsidR="0016097C">
          <w:rPr>
            <w:rFonts w:eastAsia="楷体" w:hint="eastAsia"/>
            <w:kern w:val="0"/>
            <w:sz w:val="24"/>
            <w:szCs w:val="24"/>
          </w:rPr>
          <w:t>至少</w:t>
        </w:r>
      </w:ins>
      <w:r w:rsidR="00687589" w:rsidRPr="0048256F">
        <w:rPr>
          <w:rFonts w:eastAsia="楷体" w:hint="eastAsia"/>
          <w:kern w:val="0"/>
          <w:sz w:val="24"/>
          <w:szCs w:val="24"/>
        </w:rPr>
        <w:t>考虑</w:t>
      </w:r>
      <w:del w:id="46" w:author="Administrator" w:date="2022-02-27T19:31:00Z">
        <w:r w:rsidR="00687589" w:rsidRPr="0048256F" w:rsidDel="0016097C">
          <w:rPr>
            <w:rFonts w:eastAsia="楷体" w:hint="eastAsia"/>
            <w:kern w:val="0"/>
            <w:sz w:val="24"/>
            <w:szCs w:val="24"/>
          </w:rPr>
          <w:delText>另外</w:delText>
        </w:r>
      </w:del>
      <w:r w:rsidR="00687589" w:rsidRPr="0048256F">
        <w:rPr>
          <w:rFonts w:eastAsia="楷体" w:hint="eastAsia"/>
          <w:kern w:val="0"/>
          <w:sz w:val="24"/>
          <w:szCs w:val="24"/>
        </w:rPr>
        <w:t>四种可能的</w:t>
      </w:r>
      <w:r w:rsidRPr="0048256F">
        <w:rPr>
          <w:rFonts w:eastAsia="楷体"/>
          <w:kern w:val="0"/>
          <w:sz w:val="24"/>
          <w:szCs w:val="24"/>
        </w:rPr>
        <w:t>自由基加成</w:t>
      </w:r>
      <w:del w:id="47" w:author="Administrator" w:date="2022-02-27T19:31:00Z">
        <w:r w:rsidRPr="0048256F" w:rsidDel="0016097C">
          <w:rPr>
            <w:rFonts w:eastAsia="楷体"/>
            <w:kern w:val="0"/>
            <w:sz w:val="24"/>
            <w:szCs w:val="24"/>
          </w:rPr>
          <w:delText>的</w:delText>
        </w:r>
      </w:del>
      <w:r w:rsidRPr="0048256F">
        <w:rPr>
          <w:rFonts w:eastAsia="楷体"/>
          <w:kern w:val="0"/>
          <w:sz w:val="24"/>
          <w:szCs w:val="24"/>
        </w:rPr>
        <w:t>反应路径。</w:t>
      </w:r>
      <w:r w:rsidRPr="0048256F">
        <w:rPr>
          <w:rFonts w:eastAsia="楷体" w:hint="eastAsia"/>
          <w:kern w:val="0"/>
          <w:sz w:val="24"/>
          <w:szCs w:val="24"/>
        </w:rPr>
        <w:t>对于这类体系，</w:t>
      </w:r>
      <w:r w:rsidR="00492186" w:rsidRPr="0048256F">
        <w:rPr>
          <w:rFonts w:eastAsia="楷体" w:hint="eastAsia"/>
          <w:kern w:val="0"/>
          <w:sz w:val="24"/>
          <w:szCs w:val="24"/>
        </w:rPr>
        <w:t>在</w:t>
      </w:r>
      <w:r w:rsidR="00687589" w:rsidRPr="0048256F">
        <w:rPr>
          <w:rFonts w:eastAsia="楷体" w:hint="eastAsia"/>
          <w:kern w:val="0"/>
          <w:sz w:val="24"/>
          <w:szCs w:val="24"/>
        </w:rPr>
        <w:t>探索自由基物种产生的反应机制并</w:t>
      </w:r>
      <w:r w:rsidRPr="0048256F">
        <w:rPr>
          <w:rFonts w:eastAsia="楷体"/>
          <w:kern w:val="0"/>
          <w:sz w:val="24"/>
          <w:szCs w:val="24"/>
        </w:rPr>
        <w:t>验证</w:t>
      </w:r>
      <w:del w:id="48" w:author="Administrator" w:date="2022-02-27T19:13:00Z">
        <w:r w:rsidRPr="0048256F" w:rsidDel="001E23C8">
          <w:rPr>
            <w:rFonts w:eastAsia="楷体"/>
            <w:kern w:val="0"/>
            <w:sz w:val="24"/>
            <w:szCs w:val="24"/>
          </w:rPr>
          <w:delText>中继的</w:delText>
        </w:r>
        <w:r w:rsidRPr="0048256F" w:rsidDel="001E23C8">
          <w:rPr>
            <w:rFonts w:eastAsia="楷体"/>
            <w:kern w:val="0"/>
            <w:sz w:val="24"/>
            <w:szCs w:val="24"/>
          </w:rPr>
          <w:delText>PCET</w:delText>
        </w:r>
      </w:del>
      <w:ins w:id="49" w:author="Administrator" w:date="2022-02-27T19:13:00Z">
        <w:r w:rsidR="001E23C8">
          <w:rPr>
            <w:rFonts w:eastAsia="楷体"/>
            <w:kern w:val="0"/>
            <w:sz w:val="24"/>
            <w:szCs w:val="24"/>
          </w:rPr>
          <w:t>非绝热</w:t>
        </w:r>
        <w:r w:rsidR="001E23C8">
          <w:rPr>
            <w:rFonts w:eastAsia="楷体"/>
            <w:kern w:val="0"/>
            <w:sz w:val="24"/>
            <w:szCs w:val="24"/>
          </w:rPr>
          <w:t>PCET</w:t>
        </w:r>
      </w:ins>
      <w:r w:rsidR="00687589" w:rsidRPr="0048256F">
        <w:rPr>
          <w:rFonts w:eastAsia="楷体" w:hint="eastAsia"/>
          <w:kern w:val="0"/>
          <w:sz w:val="24"/>
          <w:szCs w:val="24"/>
        </w:rPr>
        <w:t>模型的适用性</w:t>
      </w:r>
      <w:r w:rsidR="00492186" w:rsidRPr="0048256F">
        <w:rPr>
          <w:rFonts w:eastAsia="楷体" w:hint="eastAsia"/>
          <w:kern w:val="0"/>
          <w:sz w:val="24"/>
          <w:szCs w:val="24"/>
        </w:rPr>
        <w:t>的同时，我们也将针对自由基</w:t>
      </w:r>
      <w:r w:rsidR="00A14217" w:rsidRPr="0048256F">
        <w:rPr>
          <w:rFonts w:eastAsia="楷体" w:hint="eastAsia"/>
          <w:kern w:val="0"/>
          <w:sz w:val="24"/>
          <w:szCs w:val="24"/>
        </w:rPr>
        <w:t>加成</w:t>
      </w:r>
      <w:r w:rsidR="00A14217" w:rsidRPr="0048256F">
        <w:rPr>
          <w:rFonts w:eastAsia="楷体" w:hint="eastAsia"/>
          <w:kern w:val="0"/>
          <w:sz w:val="24"/>
          <w:szCs w:val="24"/>
        </w:rPr>
        <w:t>/</w:t>
      </w:r>
      <w:r w:rsidR="00492186" w:rsidRPr="0048256F">
        <w:rPr>
          <w:rFonts w:eastAsia="楷体" w:hint="eastAsia"/>
          <w:kern w:val="0"/>
          <w:sz w:val="24"/>
          <w:szCs w:val="24"/>
        </w:rPr>
        <w:t>偶联过程中的化学选择性进行研究，</w:t>
      </w:r>
      <w:r w:rsidR="00A14217" w:rsidRPr="0048256F">
        <w:rPr>
          <w:rFonts w:eastAsia="楷体" w:hint="eastAsia"/>
          <w:kern w:val="0"/>
          <w:sz w:val="24"/>
          <w:szCs w:val="24"/>
        </w:rPr>
        <w:t>并</w:t>
      </w:r>
      <w:r w:rsidR="00687589" w:rsidRPr="0048256F">
        <w:rPr>
          <w:rFonts w:eastAsia="楷体" w:hint="eastAsia"/>
          <w:kern w:val="0"/>
          <w:sz w:val="24"/>
          <w:szCs w:val="24"/>
        </w:rPr>
        <w:t>根据计算结果</w:t>
      </w:r>
      <w:r w:rsidRPr="0048256F">
        <w:rPr>
          <w:rFonts w:eastAsia="楷体"/>
          <w:kern w:val="0"/>
          <w:sz w:val="24"/>
          <w:szCs w:val="24"/>
        </w:rPr>
        <w:t>揭示此类反应化学选择性的起因。</w:t>
      </w:r>
    </w:p>
    <w:p w14:paraId="29C51A9C" w14:textId="2F5E6674" w:rsidR="00193F7B" w:rsidRPr="0048256F" w:rsidRDefault="00513A41" w:rsidP="005A0D88">
      <w:pPr>
        <w:adjustRightInd w:val="0"/>
        <w:snapToGrid w:val="0"/>
        <w:jc w:val="center"/>
        <w:rPr>
          <w:rFonts w:eastAsia="楷体"/>
          <w:sz w:val="24"/>
          <w:szCs w:val="24"/>
        </w:rPr>
      </w:pPr>
      <w:r w:rsidRPr="0048256F">
        <w:rPr>
          <w:rFonts w:eastAsia="楷体"/>
          <w:sz w:val="24"/>
          <w:szCs w:val="24"/>
        </w:rPr>
        <w:object w:dxaOrig="11714" w:dyaOrig="7017" w14:anchorId="5F6AFD4F">
          <v:shape id="_x0000_i1032" type="#_x0000_t75" style="width:402pt;height:240pt" o:ole="">
            <v:imagedata r:id="rId23" o:title=""/>
          </v:shape>
          <o:OLEObject Type="Embed" ProgID="ChemDraw.Document.6.0" ShapeID="_x0000_i1032" DrawAspect="Content" ObjectID="_1707558885" r:id="rId24"/>
        </w:object>
      </w:r>
    </w:p>
    <w:p w14:paraId="099A9DE7" w14:textId="10B30D7A" w:rsidR="00193F7B" w:rsidRPr="0048256F" w:rsidRDefault="00BF4E65" w:rsidP="005A0D88">
      <w:pPr>
        <w:adjustRightInd w:val="0"/>
        <w:snapToGrid w:val="0"/>
        <w:spacing w:line="440" w:lineRule="exact"/>
        <w:jc w:val="center"/>
        <w:rPr>
          <w:rFonts w:eastAsia="楷体"/>
          <w:sz w:val="24"/>
          <w:szCs w:val="24"/>
        </w:rPr>
      </w:pPr>
      <w:r w:rsidRPr="0048256F">
        <w:rPr>
          <w:rFonts w:eastAsia="楷体"/>
          <w:sz w:val="24"/>
          <w:szCs w:val="24"/>
        </w:rPr>
        <w:t>图</w:t>
      </w:r>
      <w:r w:rsidR="001E6314" w:rsidRPr="0048256F">
        <w:rPr>
          <w:rFonts w:eastAsia="楷体"/>
          <w:sz w:val="24"/>
          <w:szCs w:val="24"/>
        </w:rPr>
        <w:t>8</w:t>
      </w:r>
      <w:r w:rsidRPr="0048256F">
        <w:rPr>
          <w:rFonts w:eastAsia="楷体"/>
          <w:sz w:val="24"/>
          <w:szCs w:val="24"/>
        </w:rPr>
        <w:t>. NHC</w:t>
      </w:r>
      <w:r w:rsidRPr="0048256F">
        <w:rPr>
          <w:rFonts w:eastAsia="楷体"/>
          <w:sz w:val="24"/>
          <w:szCs w:val="24"/>
        </w:rPr>
        <w:t>催化自由基反应实现烯烃的邻位烷基酰化的可能机理</w:t>
      </w:r>
    </w:p>
    <w:p w14:paraId="292A4EC0" w14:textId="6F9B37C8" w:rsidR="00DB1012" w:rsidRPr="0048256F" w:rsidRDefault="00DB1012" w:rsidP="00AD5DEE">
      <w:pPr>
        <w:adjustRightInd w:val="0"/>
        <w:snapToGrid w:val="0"/>
        <w:spacing w:line="440" w:lineRule="exact"/>
        <w:ind w:firstLineChars="200" w:firstLine="480"/>
        <w:rPr>
          <w:rFonts w:eastAsia="楷体"/>
          <w:kern w:val="0"/>
          <w:sz w:val="24"/>
          <w:szCs w:val="24"/>
        </w:rPr>
      </w:pPr>
    </w:p>
    <w:p w14:paraId="30B7E6E6" w14:textId="5A08C9EE" w:rsidR="001F108F" w:rsidRPr="0048256F" w:rsidRDefault="001F108F" w:rsidP="00AD5DEE">
      <w:pPr>
        <w:adjustRightInd w:val="0"/>
        <w:snapToGrid w:val="0"/>
        <w:spacing w:line="440" w:lineRule="exact"/>
        <w:ind w:firstLineChars="200" w:firstLine="480"/>
        <w:rPr>
          <w:rFonts w:eastAsia="楷体"/>
          <w:kern w:val="0"/>
          <w:sz w:val="24"/>
          <w:szCs w:val="24"/>
        </w:rPr>
      </w:pPr>
      <w:r w:rsidRPr="0048256F">
        <w:rPr>
          <w:rFonts w:eastAsia="楷体" w:hint="eastAsia"/>
          <w:kern w:val="0"/>
          <w:sz w:val="24"/>
          <w:szCs w:val="24"/>
        </w:rPr>
        <w:t>解释分子间反应的化学选择性最成功的理论要数</w:t>
      </w:r>
      <w:r w:rsidRPr="0048256F">
        <w:rPr>
          <w:rFonts w:eastAsia="楷体" w:hint="eastAsia"/>
          <w:kern w:val="0"/>
          <w:sz w:val="24"/>
          <w:szCs w:val="24"/>
        </w:rPr>
        <w:t>Houk</w:t>
      </w:r>
      <w:r w:rsidR="00AF6B51" w:rsidRPr="0048256F">
        <w:rPr>
          <w:rFonts w:eastAsia="楷体" w:hint="eastAsia"/>
          <w:kern w:val="0"/>
          <w:sz w:val="24"/>
          <w:szCs w:val="24"/>
        </w:rPr>
        <w:t>教授</w:t>
      </w:r>
      <w:r w:rsidRPr="0048256F">
        <w:rPr>
          <w:rFonts w:eastAsia="楷体" w:hint="eastAsia"/>
          <w:kern w:val="0"/>
          <w:sz w:val="24"/>
          <w:szCs w:val="24"/>
        </w:rPr>
        <w:t>等人提出的扭曲能理论，如图</w:t>
      </w:r>
      <w:r w:rsidR="001E6314" w:rsidRPr="0048256F">
        <w:rPr>
          <w:rFonts w:eastAsia="楷体"/>
          <w:kern w:val="0"/>
          <w:sz w:val="24"/>
          <w:szCs w:val="24"/>
        </w:rPr>
        <w:t>9</w:t>
      </w:r>
      <w:r w:rsidRPr="0048256F">
        <w:rPr>
          <w:rFonts w:eastAsia="楷体" w:hint="eastAsia"/>
          <w:kern w:val="0"/>
          <w:sz w:val="24"/>
          <w:szCs w:val="24"/>
        </w:rPr>
        <w:t>左所示，他们</w:t>
      </w:r>
      <w:proofErr w:type="gramStart"/>
      <w:r w:rsidRPr="0048256F">
        <w:rPr>
          <w:rFonts w:eastAsia="楷体" w:hint="eastAsia"/>
          <w:kern w:val="0"/>
          <w:sz w:val="24"/>
          <w:szCs w:val="24"/>
        </w:rPr>
        <w:t>定义总扭曲</w:t>
      </w:r>
      <w:proofErr w:type="gramEnd"/>
      <w:r w:rsidRPr="0048256F">
        <w:rPr>
          <w:rFonts w:eastAsia="楷体" w:hint="eastAsia"/>
          <w:kern w:val="0"/>
          <w:sz w:val="24"/>
          <w:szCs w:val="24"/>
        </w:rPr>
        <w:t>能等于两个反应片段在过渡态中的扭曲能之</w:t>
      </w:r>
      <w:proofErr w:type="gramStart"/>
      <w:r w:rsidRPr="0048256F">
        <w:rPr>
          <w:rFonts w:eastAsia="楷体" w:hint="eastAsia"/>
          <w:kern w:val="0"/>
          <w:sz w:val="24"/>
          <w:szCs w:val="24"/>
        </w:rPr>
        <w:t>和</w:t>
      </w:r>
      <w:proofErr w:type="gramEnd"/>
      <w:r w:rsidR="001916CF" w:rsidRPr="0048256F">
        <w:rPr>
          <w:rFonts w:eastAsia="楷体" w:hint="eastAsia"/>
          <w:kern w:val="0"/>
          <w:sz w:val="24"/>
          <w:szCs w:val="24"/>
        </w:rPr>
        <w:t>。据我们所知，能够准确表</w:t>
      </w:r>
      <w:r w:rsidR="0011500E" w:rsidRPr="0048256F">
        <w:rPr>
          <w:rFonts w:eastAsia="楷体" w:hint="eastAsia"/>
          <w:kern w:val="0"/>
          <w:sz w:val="24"/>
          <w:szCs w:val="24"/>
        </w:rPr>
        <w:t>征</w:t>
      </w:r>
      <w:r w:rsidR="001916CF" w:rsidRPr="0048256F">
        <w:rPr>
          <w:rFonts w:eastAsia="楷体" w:hint="eastAsia"/>
          <w:kern w:val="0"/>
          <w:sz w:val="24"/>
          <w:szCs w:val="24"/>
        </w:rPr>
        <w:t>扭曲能大小或者程度的物理量的探讨是十分少见的。在此我们定义一个物理量</w:t>
      </w:r>
      <w:r w:rsidR="001916CF" w:rsidRPr="0048256F">
        <w:rPr>
          <w:rFonts w:ascii="Cambria Math" w:eastAsia="楷体" w:hAnsi="Cambria Math" w:cs="Cambria Math"/>
          <w:kern w:val="0"/>
          <w:sz w:val="24"/>
          <w:szCs w:val="24"/>
        </w:rPr>
        <w:t>△</w:t>
      </w:r>
      <w:r w:rsidR="001916CF" w:rsidRPr="0048256F">
        <w:rPr>
          <w:rFonts w:eastAsia="楷体" w:hint="eastAsia"/>
          <w:i/>
          <w:kern w:val="0"/>
          <w:sz w:val="24"/>
          <w:szCs w:val="24"/>
        </w:rPr>
        <w:t>e</w:t>
      </w:r>
      <w:r w:rsidR="00AF6B51" w:rsidRPr="0048256F">
        <w:rPr>
          <w:rFonts w:eastAsia="楷体" w:hint="eastAsia"/>
          <w:sz w:val="24"/>
          <w:szCs w:val="24"/>
        </w:rPr>
        <w:t>（</w:t>
      </w:r>
      <w:r w:rsidR="00AF6B51" w:rsidRPr="0048256F">
        <w:rPr>
          <w:rFonts w:ascii="Cambria Math" w:eastAsia="楷体" w:hAnsi="Cambria Math" w:cs="Cambria Math"/>
          <w:kern w:val="0"/>
          <w:sz w:val="24"/>
          <w:szCs w:val="24"/>
        </w:rPr>
        <w:t>△</w:t>
      </w:r>
      <w:r w:rsidR="00AF6B51" w:rsidRPr="0048256F">
        <w:rPr>
          <w:rFonts w:eastAsia="楷体" w:hint="eastAsia"/>
          <w:i/>
          <w:kern w:val="0"/>
          <w:sz w:val="24"/>
          <w:szCs w:val="24"/>
        </w:rPr>
        <w:t>e</w:t>
      </w:r>
      <w:r w:rsidR="00AF6B51" w:rsidRPr="0048256F">
        <w:rPr>
          <w:rFonts w:ascii="Cambria Math" w:hAnsi="Cambria Math" w:cs="Cambria Math"/>
          <w:i/>
          <w:color w:val="222222"/>
          <w:sz w:val="20"/>
          <w:szCs w:val="20"/>
          <w:shd w:val="clear" w:color="auto" w:fill="FFFFFF"/>
        </w:rPr>
        <w:t xml:space="preserve"> </w:t>
      </w:r>
      <w:r w:rsidR="00AF6B51" w:rsidRPr="0048256F">
        <w:rPr>
          <w:rFonts w:eastAsia="楷体"/>
          <w:kern w:val="0"/>
          <w:sz w:val="24"/>
          <w:szCs w:val="24"/>
        </w:rPr>
        <w:t xml:space="preserve">= </w:t>
      </w:r>
      <w:r w:rsidR="00AF6B51" w:rsidRPr="0048256F">
        <w:rPr>
          <w:rFonts w:eastAsia="楷体" w:hint="eastAsia"/>
          <w:kern w:val="0"/>
          <w:sz w:val="24"/>
          <w:szCs w:val="24"/>
        </w:rPr>
        <w:t>(</w:t>
      </w:r>
      <w:r w:rsidR="00AF6B51" w:rsidRPr="0048256F">
        <w:rPr>
          <w:rFonts w:eastAsia="楷体"/>
          <w:kern w:val="0"/>
          <w:sz w:val="24"/>
          <w:szCs w:val="24"/>
        </w:rPr>
        <w:t>1</w:t>
      </w:r>
      <w:r w:rsidR="00AF6B51" w:rsidRPr="0048256F">
        <w:rPr>
          <w:rFonts w:eastAsia="楷体" w:hint="eastAsia"/>
          <w:kern w:val="0"/>
          <w:sz w:val="24"/>
          <w:szCs w:val="24"/>
        </w:rPr>
        <w:t>-</w:t>
      </w:r>
      <w:r w:rsidR="00AF6B51" w:rsidRPr="0048256F">
        <w:rPr>
          <w:rFonts w:eastAsia="楷体" w:hint="eastAsia"/>
          <w:kern w:val="0"/>
          <w:sz w:val="24"/>
          <w:szCs w:val="24"/>
        </w:rPr>
        <w:t>过渡态中给体的自旋</w:t>
      </w:r>
      <w:proofErr w:type="gramStart"/>
      <w:r w:rsidR="00AF6B51" w:rsidRPr="0048256F">
        <w:rPr>
          <w:rFonts w:eastAsia="楷体" w:hint="eastAsia"/>
          <w:kern w:val="0"/>
          <w:sz w:val="24"/>
          <w:szCs w:val="24"/>
        </w:rPr>
        <w:t>分布值</w:t>
      </w:r>
      <w:proofErr w:type="gramEnd"/>
      <w:r w:rsidR="00AF6B51" w:rsidRPr="0048256F">
        <w:rPr>
          <w:rFonts w:eastAsia="楷体"/>
          <w:kern w:val="0"/>
          <w:sz w:val="24"/>
          <w:szCs w:val="24"/>
        </w:rPr>
        <w:t>)/100%</w:t>
      </w:r>
      <w:r w:rsidR="00AF6B51" w:rsidRPr="0048256F">
        <w:rPr>
          <w:rFonts w:eastAsia="楷体" w:hint="eastAsia"/>
          <w:sz w:val="24"/>
          <w:szCs w:val="24"/>
        </w:rPr>
        <w:t>）</w:t>
      </w:r>
      <w:r w:rsidR="001916CF" w:rsidRPr="0048256F">
        <w:rPr>
          <w:rFonts w:eastAsia="楷体" w:hint="eastAsia"/>
          <w:kern w:val="0"/>
          <w:sz w:val="24"/>
          <w:szCs w:val="24"/>
        </w:rPr>
        <w:t>表示供体（</w:t>
      </w:r>
      <w:r w:rsidR="001916CF" w:rsidRPr="0048256F">
        <w:rPr>
          <w:rFonts w:eastAsia="楷体" w:hint="eastAsia"/>
          <w:kern w:val="0"/>
          <w:sz w:val="24"/>
          <w:szCs w:val="24"/>
        </w:rPr>
        <w:t>D</w:t>
      </w:r>
      <w:r w:rsidR="001916CF" w:rsidRPr="0048256F">
        <w:rPr>
          <w:rFonts w:eastAsia="楷体" w:hint="eastAsia"/>
          <w:kern w:val="0"/>
          <w:sz w:val="24"/>
          <w:szCs w:val="24"/>
        </w:rPr>
        <w:t>）与受体（</w:t>
      </w:r>
      <w:r w:rsidR="001916CF" w:rsidRPr="0048256F">
        <w:rPr>
          <w:rFonts w:eastAsia="楷体" w:hint="eastAsia"/>
          <w:kern w:val="0"/>
          <w:sz w:val="24"/>
          <w:szCs w:val="24"/>
        </w:rPr>
        <w:t>A</w:t>
      </w:r>
      <w:r w:rsidR="001916CF" w:rsidRPr="0048256F">
        <w:rPr>
          <w:rFonts w:eastAsia="楷体" w:hint="eastAsia"/>
          <w:kern w:val="0"/>
          <w:sz w:val="24"/>
          <w:szCs w:val="24"/>
        </w:rPr>
        <w:t>）之间的单电子转移程度，并探讨其与扭曲能是否具有好的线性关系</w:t>
      </w:r>
      <w:r w:rsidR="001E6314" w:rsidRPr="0048256F">
        <w:rPr>
          <w:rFonts w:eastAsia="楷体" w:hint="eastAsia"/>
          <w:kern w:val="0"/>
          <w:sz w:val="24"/>
          <w:szCs w:val="24"/>
        </w:rPr>
        <w:t>（图</w:t>
      </w:r>
      <w:r w:rsidR="001E6314" w:rsidRPr="0048256F">
        <w:rPr>
          <w:rFonts w:eastAsia="楷体" w:hint="eastAsia"/>
          <w:kern w:val="0"/>
          <w:sz w:val="24"/>
          <w:szCs w:val="24"/>
        </w:rPr>
        <w:t>9</w:t>
      </w:r>
      <w:r w:rsidR="001E6314" w:rsidRPr="0048256F">
        <w:rPr>
          <w:rFonts w:eastAsia="楷体" w:hint="eastAsia"/>
          <w:kern w:val="0"/>
          <w:sz w:val="24"/>
          <w:szCs w:val="24"/>
        </w:rPr>
        <w:t>右）</w:t>
      </w:r>
      <w:r w:rsidR="001916CF" w:rsidRPr="0048256F">
        <w:rPr>
          <w:rFonts w:eastAsia="楷体" w:hint="eastAsia"/>
          <w:kern w:val="0"/>
          <w:sz w:val="24"/>
          <w:szCs w:val="24"/>
        </w:rPr>
        <w:t>。如果有很好的线性关系，则我们可以用它来表征扭曲</w:t>
      </w:r>
      <w:proofErr w:type="gramStart"/>
      <w:r w:rsidR="001916CF" w:rsidRPr="0048256F">
        <w:rPr>
          <w:rFonts w:eastAsia="楷体" w:hint="eastAsia"/>
          <w:kern w:val="0"/>
          <w:sz w:val="24"/>
          <w:szCs w:val="24"/>
        </w:rPr>
        <w:t>能甚至</w:t>
      </w:r>
      <w:proofErr w:type="gramEnd"/>
      <w:r w:rsidR="001916CF" w:rsidRPr="0048256F">
        <w:rPr>
          <w:rFonts w:eastAsia="楷体" w:hint="eastAsia"/>
          <w:kern w:val="0"/>
          <w:sz w:val="24"/>
          <w:szCs w:val="24"/>
        </w:rPr>
        <w:t>化学选择性的起因。</w:t>
      </w:r>
    </w:p>
    <w:p w14:paraId="2F9D146D" w14:textId="238D2E5B" w:rsidR="001F108F" w:rsidRPr="0048256F" w:rsidRDefault="00C84E89" w:rsidP="001F108F">
      <w:pPr>
        <w:adjustRightInd w:val="0"/>
        <w:snapToGrid w:val="0"/>
        <w:spacing w:line="360" w:lineRule="auto"/>
        <w:ind w:firstLineChars="200" w:firstLine="420"/>
        <w:jc w:val="center"/>
      </w:pPr>
      <w:r w:rsidRPr="0048256F">
        <w:object w:dxaOrig="5075" w:dyaOrig="3549" w14:anchorId="38256C3F">
          <v:shape id="_x0000_i1033" type="#_x0000_t75" style="width:183pt;height:129pt" o:ole="">
            <v:imagedata r:id="rId25" o:title=""/>
          </v:shape>
          <o:OLEObject Type="Embed" ProgID="ChemDraw.Document.6.0" ShapeID="_x0000_i1033" DrawAspect="Content" ObjectID="_1707558886" r:id="rId26"/>
        </w:object>
      </w:r>
    </w:p>
    <w:p w14:paraId="728B1FDD" w14:textId="4DF049F3" w:rsidR="001F108F" w:rsidRPr="0048256F" w:rsidRDefault="001F108F" w:rsidP="001916CF">
      <w:pPr>
        <w:adjustRightInd w:val="0"/>
        <w:snapToGrid w:val="0"/>
        <w:spacing w:line="440" w:lineRule="exact"/>
        <w:jc w:val="center"/>
        <w:rPr>
          <w:rFonts w:eastAsia="楷体"/>
          <w:kern w:val="0"/>
          <w:sz w:val="24"/>
          <w:szCs w:val="24"/>
        </w:rPr>
      </w:pPr>
      <w:r w:rsidRPr="0048256F">
        <w:rPr>
          <w:rFonts w:eastAsia="楷体" w:hint="eastAsia"/>
          <w:kern w:val="0"/>
          <w:sz w:val="24"/>
          <w:szCs w:val="24"/>
        </w:rPr>
        <w:t>图</w:t>
      </w:r>
      <w:r w:rsidR="001E6314" w:rsidRPr="0048256F">
        <w:rPr>
          <w:rFonts w:eastAsia="楷体"/>
          <w:kern w:val="0"/>
          <w:sz w:val="24"/>
          <w:szCs w:val="24"/>
        </w:rPr>
        <w:t>9</w:t>
      </w:r>
      <w:r w:rsidRPr="0048256F">
        <w:rPr>
          <w:rFonts w:eastAsia="楷体"/>
          <w:kern w:val="0"/>
          <w:sz w:val="24"/>
          <w:szCs w:val="24"/>
        </w:rPr>
        <w:t>.</w:t>
      </w:r>
      <w:r w:rsidR="001916CF" w:rsidRPr="0048256F">
        <w:rPr>
          <w:rFonts w:eastAsia="楷体" w:hint="eastAsia"/>
          <w:kern w:val="0"/>
          <w:sz w:val="24"/>
          <w:szCs w:val="24"/>
        </w:rPr>
        <w:t>（左）</w:t>
      </w:r>
      <w:r w:rsidRPr="0048256F">
        <w:rPr>
          <w:rFonts w:eastAsia="楷体" w:hint="eastAsia"/>
          <w:kern w:val="0"/>
          <w:sz w:val="24"/>
          <w:szCs w:val="24"/>
        </w:rPr>
        <w:t>扭曲能与能垒的关系，</w:t>
      </w:r>
      <w:r w:rsidR="001916CF" w:rsidRPr="0048256F">
        <w:rPr>
          <w:rFonts w:eastAsia="楷体" w:hint="eastAsia"/>
          <w:kern w:val="0"/>
          <w:sz w:val="24"/>
          <w:szCs w:val="24"/>
        </w:rPr>
        <w:t>（右）</w:t>
      </w:r>
      <w:r w:rsidRPr="0048256F">
        <w:rPr>
          <w:rFonts w:eastAsia="楷体" w:hint="eastAsia"/>
          <w:kern w:val="0"/>
          <w:sz w:val="24"/>
          <w:szCs w:val="24"/>
        </w:rPr>
        <w:t>扭曲能与电子从供体（</w:t>
      </w:r>
      <w:r w:rsidRPr="0048256F">
        <w:rPr>
          <w:rFonts w:eastAsia="楷体" w:hint="eastAsia"/>
          <w:kern w:val="0"/>
          <w:sz w:val="24"/>
          <w:szCs w:val="24"/>
        </w:rPr>
        <w:t>D</w:t>
      </w:r>
      <w:r w:rsidRPr="0048256F">
        <w:rPr>
          <w:rFonts w:eastAsia="楷体" w:hint="eastAsia"/>
          <w:kern w:val="0"/>
          <w:sz w:val="24"/>
          <w:szCs w:val="24"/>
        </w:rPr>
        <w:t>）转移到受体（</w:t>
      </w:r>
      <w:r w:rsidRPr="0048256F">
        <w:rPr>
          <w:rFonts w:eastAsia="楷体" w:hint="eastAsia"/>
          <w:kern w:val="0"/>
          <w:sz w:val="24"/>
          <w:szCs w:val="24"/>
        </w:rPr>
        <w:t>A</w:t>
      </w:r>
      <w:r w:rsidRPr="0048256F">
        <w:rPr>
          <w:rFonts w:eastAsia="楷体" w:hint="eastAsia"/>
          <w:kern w:val="0"/>
          <w:sz w:val="24"/>
          <w:szCs w:val="24"/>
        </w:rPr>
        <w:t>）程度（</w:t>
      </w:r>
      <w:r w:rsidRPr="0048256F">
        <w:rPr>
          <w:rFonts w:ascii="Cambria Math" w:eastAsia="楷体" w:hAnsi="Cambria Math" w:cs="Cambria Math"/>
          <w:kern w:val="0"/>
          <w:sz w:val="24"/>
          <w:szCs w:val="24"/>
        </w:rPr>
        <w:t>△</w:t>
      </w:r>
      <w:r w:rsidRPr="0048256F">
        <w:rPr>
          <w:rFonts w:eastAsia="楷体" w:hint="eastAsia"/>
          <w:i/>
          <w:kern w:val="0"/>
          <w:sz w:val="24"/>
          <w:szCs w:val="24"/>
        </w:rPr>
        <w:t>e</w:t>
      </w:r>
      <w:r w:rsidRPr="0048256F">
        <w:rPr>
          <w:rFonts w:eastAsia="楷体" w:hint="eastAsia"/>
          <w:kern w:val="0"/>
          <w:sz w:val="24"/>
          <w:szCs w:val="24"/>
        </w:rPr>
        <w:t>）之间的关系</w:t>
      </w:r>
    </w:p>
    <w:p w14:paraId="5901AD45" w14:textId="77777777" w:rsidR="001F108F" w:rsidRPr="0048256F" w:rsidRDefault="001F108F" w:rsidP="00153AFC">
      <w:pPr>
        <w:adjustRightInd w:val="0"/>
        <w:snapToGrid w:val="0"/>
        <w:ind w:firstLineChars="200" w:firstLine="480"/>
        <w:rPr>
          <w:rFonts w:eastAsia="楷体"/>
          <w:kern w:val="0"/>
          <w:sz w:val="24"/>
          <w:szCs w:val="24"/>
        </w:rPr>
      </w:pPr>
    </w:p>
    <w:p w14:paraId="0BA8687C" w14:textId="4D6A9787" w:rsidR="00193F7B" w:rsidRPr="0048256F" w:rsidRDefault="0034640D" w:rsidP="00AD5DEE">
      <w:pPr>
        <w:adjustRightInd w:val="0"/>
        <w:snapToGrid w:val="0"/>
        <w:spacing w:line="440" w:lineRule="exact"/>
        <w:ind w:firstLineChars="200" w:firstLine="480"/>
        <w:rPr>
          <w:rFonts w:eastAsia="楷体"/>
          <w:kern w:val="0"/>
          <w:sz w:val="24"/>
          <w:szCs w:val="24"/>
        </w:rPr>
      </w:pPr>
      <w:r w:rsidRPr="0048256F">
        <w:rPr>
          <w:rFonts w:eastAsia="楷体" w:hint="eastAsia"/>
          <w:kern w:val="0"/>
          <w:sz w:val="24"/>
          <w:szCs w:val="24"/>
        </w:rPr>
        <w:t>对于图</w:t>
      </w:r>
      <w:r w:rsidR="001E6314" w:rsidRPr="0048256F">
        <w:rPr>
          <w:rFonts w:eastAsia="楷体"/>
          <w:kern w:val="0"/>
          <w:sz w:val="24"/>
          <w:szCs w:val="24"/>
        </w:rPr>
        <w:t>8</w:t>
      </w:r>
      <w:r w:rsidRPr="0048256F">
        <w:rPr>
          <w:rFonts w:eastAsia="楷体" w:hint="eastAsia"/>
          <w:kern w:val="0"/>
          <w:sz w:val="24"/>
          <w:szCs w:val="24"/>
        </w:rPr>
        <w:t>中的</w:t>
      </w:r>
      <w:r w:rsidR="000510F7" w:rsidRPr="0048256F">
        <w:rPr>
          <w:rFonts w:eastAsia="楷体" w:hint="eastAsia"/>
          <w:kern w:val="0"/>
          <w:sz w:val="24"/>
          <w:szCs w:val="24"/>
        </w:rPr>
        <w:t>四</w:t>
      </w:r>
      <w:r w:rsidRPr="0048256F">
        <w:rPr>
          <w:rFonts w:eastAsia="楷体" w:hint="eastAsia"/>
          <w:kern w:val="0"/>
          <w:sz w:val="24"/>
          <w:szCs w:val="24"/>
        </w:rPr>
        <w:t>个自由基加成</w:t>
      </w:r>
      <w:r w:rsidR="0011468A" w:rsidRPr="0048256F">
        <w:rPr>
          <w:rFonts w:eastAsia="楷体" w:hint="eastAsia"/>
          <w:kern w:val="0"/>
          <w:sz w:val="24"/>
          <w:szCs w:val="24"/>
        </w:rPr>
        <w:t>和</w:t>
      </w:r>
      <w:r w:rsidR="000510F7" w:rsidRPr="0048256F">
        <w:rPr>
          <w:rFonts w:eastAsia="楷体" w:hint="eastAsia"/>
          <w:kern w:val="0"/>
          <w:sz w:val="24"/>
          <w:szCs w:val="24"/>
        </w:rPr>
        <w:t>一</w:t>
      </w:r>
      <w:r w:rsidR="0011468A" w:rsidRPr="0048256F">
        <w:rPr>
          <w:rFonts w:eastAsia="楷体" w:hint="eastAsia"/>
          <w:kern w:val="0"/>
          <w:sz w:val="24"/>
          <w:szCs w:val="24"/>
        </w:rPr>
        <w:t>个双自由基偶联</w:t>
      </w:r>
      <w:r w:rsidRPr="0048256F">
        <w:rPr>
          <w:rFonts w:eastAsia="楷体" w:hint="eastAsia"/>
          <w:kern w:val="0"/>
          <w:sz w:val="24"/>
          <w:szCs w:val="24"/>
        </w:rPr>
        <w:t>反应路径来说</w:t>
      </w:r>
      <w:r w:rsidR="00DB1012" w:rsidRPr="0048256F">
        <w:rPr>
          <w:rFonts w:eastAsia="楷体" w:hint="eastAsia"/>
          <w:kern w:val="0"/>
          <w:sz w:val="24"/>
          <w:szCs w:val="24"/>
        </w:rPr>
        <w:t>，</w:t>
      </w:r>
      <w:r w:rsidR="00C55ED7" w:rsidRPr="0048256F">
        <w:rPr>
          <w:rFonts w:eastAsia="楷体" w:hint="eastAsia"/>
          <w:kern w:val="0"/>
          <w:sz w:val="24"/>
          <w:szCs w:val="24"/>
        </w:rPr>
        <w:t>我们初步的</w:t>
      </w:r>
      <w:r w:rsidR="00E20619" w:rsidRPr="0048256F">
        <w:rPr>
          <w:rFonts w:eastAsia="楷体" w:hint="eastAsia"/>
          <w:kern w:val="0"/>
          <w:sz w:val="24"/>
          <w:szCs w:val="24"/>
        </w:rPr>
        <w:t>计算结果</w:t>
      </w:r>
      <w:r w:rsidR="001E6314" w:rsidRPr="0048256F">
        <w:rPr>
          <w:rFonts w:eastAsia="楷体" w:hint="eastAsia"/>
          <w:kern w:val="0"/>
          <w:sz w:val="24"/>
          <w:szCs w:val="24"/>
        </w:rPr>
        <w:t>（图</w:t>
      </w:r>
      <w:r w:rsidR="001E6314" w:rsidRPr="0048256F">
        <w:rPr>
          <w:rFonts w:eastAsia="楷体" w:hint="eastAsia"/>
          <w:kern w:val="0"/>
          <w:sz w:val="24"/>
          <w:szCs w:val="24"/>
        </w:rPr>
        <w:t>1</w:t>
      </w:r>
      <w:r w:rsidR="001E6314" w:rsidRPr="0048256F">
        <w:rPr>
          <w:rFonts w:eastAsia="楷体"/>
          <w:kern w:val="0"/>
          <w:sz w:val="24"/>
          <w:szCs w:val="24"/>
        </w:rPr>
        <w:t>0</w:t>
      </w:r>
      <w:r w:rsidR="001E6314" w:rsidRPr="0048256F">
        <w:rPr>
          <w:rFonts w:eastAsia="楷体" w:hint="eastAsia"/>
          <w:kern w:val="0"/>
          <w:sz w:val="24"/>
          <w:szCs w:val="24"/>
        </w:rPr>
        <w:t>）</w:t>
      </w:r>
      <w:r w:rsidR="00E20619" w:rsidRPr="0048256F">
        <w:rPr>
          <w:rFonts w:eastAsia="楷体" w:hint="eastAsia"/>
          <w:kern w:val="0"/>
          <w:sz w:val="24"/>
          <w:szCs w:val="24"/>
        </w:rPr>
        <w:t>发现</w:t>
      </w:r>
      <w:r w:rsidR="00FC491F" w:rsidRPr="0048256F">
        <w:rPr>
          <w:rFonts w:eastAsia="楷体" w:hint="eastAsia"/>
          <w:kern w:val="0"/>
          <w:sz w:val="24"/>
          <w:szCs w:val="24"/>
        </w:rPr>
        <w:t>这些对应化学选择性</w:t>
      </w:r>
      <w:r w:rsidR="001916CF" w:rsidRPr="0048256F">
        <w:rPr>
          <w:rFonts w:eastAsia="楷体" w:hint="eastAsia"/>
          <w:sz w:val="24"/>
          <w:szCs w:val="24"/>
        </w:rPr>
        <w:t>过渡态的扭曲能与单电子转移</w:t>
      </w:r>
      <w:r w:rsidR="001916CF" w:rsidRPr="0048256F">
        <w:rPr>
          <w:rFonts w:eastAsia="楷体" w:hint="eastAsia"/>
          <w:sz w:val="24"/>
          <w:szCs w:val="24"/>
        </w:rPr>
        <w:t>/</w:t>
      </w:r>
      <w:r w:rsidR="002050A4" w:rsidRPr="0048256F">
        <w:rPr>
          <w:rFonts w:eastAsia="楷体" w:hint="eastAsia"/>
          <w:sz w:val="24"/>
          <w:szCs w:val="24"/>
        </w:rPr>
        <w:t>配对</w:t>
      </w:r>
      <w:r w:rsidR="001916CF" w:rsidRPr="0048256F">
        <w:rPr>
          <w:rFonts w:eastAsia="楷体" w:hint="eastAsia"/>
          <w:sz w:val="24"/>
          <w:szCs w:val="24"/>
        </w:rPr>
        <w:t>程度（</w:t>
      </w:r>
      <w:r w:rsidR="00DB3F21" w:rsidRPr="0048256F">
        <w:rPr>
          <w:rFonts w:ascii="Cambria Math" w:eastAsia="楷体" w:hAnsi="Cambria Math" w:cs="Cambria Math"/>
          <w:kern w:val="0"/>
          <w:sz w:val="24"/>
          <w:szCs w:val="24"/>
        </w:rPr>
        <w:t>△</w:t>
      </w:r>
      <w:r w:rsidR="00DB3F21" w:rsidRPr="0048256F">
        <w:rPr>
          <w:rFonts w:eastAsia="楷体" w:hint="eastAsia"/>
          <w:i/>
          <w:kern w:val="0"/>
          <w:sz w:val="24"/>
          <w:szCs w:val="24"/>
        </w:rPr>
        <w:t>e</w:t>
      </w:r>
      <w:r w:rsidR="001916CF" w:rsidRPr="0048256F">
        <w:rPr>
          <w:rFonts w:eastAsia="楷体" w:hint="eastAsia"/>
          <w:sz w:val="24"/>
          <w:szCs w:val="24"/>
        </w:rPr>
        <w:t>）之间有很好的线性关系</w:t>
      </w:r>
      <w:r w:rsidR="00700CFE" w:rsidRPr="0048256F">
        <w:rPr>
          <w:rFonts w:eastAsia="楷体" w:hint="eastAsia"/>
          <w:sz w:val="24"/>
          <w:szCs w:val="24"/>
        </w:rPr>
        <w:t>，这就为</w:t>
      </w:r>
      <w:r w:rsidR="00E93232" w:rsidRPr="0048256F">
        <w:rPr>
          <w:rFonts w:eastAsia="楷体" w:hint="eastAsia"/>
          <w:sz w:val="24"/>
          <w:szCs w:val="24"/>
        </w:rPr>
        <w:t>使用扭曲能理论解释此类自由基加成</w:t>
      </w:r>
      <w:r w:rsidR="00E93232" w:rsidRPr="0048256F">
        <w:rPr>
          <w:rFonts w:eastAsia="楷体" w:hint="eastAsia"/>
          <w:sz w:val="24"/>
          <w:szCs w:val="24"/>
        </w:rPr>
        <w:t>/</w:t>
      </w:r>
      <w:r w:rsidR="00E93232" w:rsidRPr="0048256F">
        <w:rPr>
          <w:rFonts w:eastAsia="楷体" w:hint="eastAsia"/>
          <w:sz w:val="24"/>
          <w:szCs w:val="24"/>
        </w:rPr>
        <w:t>偶联反应的化学选择性的起因奠定了良好的基础。事实上，目前已有许多理论分析都在表征弱相互作用的类型及其强弱，而组成过渡态能垒的扭曲能这一重要组成部分的来源往往被科学家们所忽视，这促使申请人思考能否通过预测扭曲程度</w:t>
      </w:r>
      <w:r w:rsidR="00AF6B51" w:rsidRPr="0048256F">
        <w:rPr>
          <w:rFonts w:eastAsia="楷体" w:hint="eastAsia"/>
          <w:sz w:val="24"/>
          <w:szCs w:val="24"/>
        </w:rPr>
        <w:t>相关的</w:t>
      </w:r>
      <w:r w:rsidR="00AF6B51" w:rsidRPr="0048256F">
        <w:rPr>
          <w:rFonts w:ascii="Cambria Math" w:eastAsia="楷体" w:hAnsi="Cambria Math" w:cs="Cambria Math"/>
          <w:kern w:val="0"/>
          <w:sz w:val="24"/>
          <w:szCs w:val="24"/>
        </w:rPr>
        <w:t>△</w:t>
      </w:r>
      <w:r w:rsidR="00AF6B51" w:rsidRPr="0048256F">
        <w:rPr>
          <w:rFonts w:eastAsia="楷体" w:hint="eastAsia"/>
          <w:i/>
          <w:kern w:val="0"/>
          <w:sz w:val="24"/>
          <w:szCs w:val="24"/>
        </w:rPr>
        <w:t>e</w:t>
      </w:r>
      <w:r w:rsidR="00E93232" w:rsidRPr="0048256F">
        <w:rPr>
          <w:rFonts w:eastAsia="楷体" w:hint="eastAsia"/>
          <w:sz w:val="24"/>
          <w:szCs w:val="24"/>
        </w:rPr>
        <w:t>来估算化学选择性过渡态的能垒。</w:t>
      </w:r>
    </w:p>
    <w:p w14:paraId="2B84E5B4" w14:textId="5349EDF8" w:rsidR="0034640D" w:rsidRPr="0048256F" w:rsidRDefault="0011468A" w:rsidP="00DA5C97">
      <w:pPr>
        <w:adjustRightInd w:val="0"/>
        <w:snapToGrid w:val="0"/>
        <w:spacing w:line="360" w:lineRule="auto"/>
      </w:pPr>
      <w:r w:rsidRPr="0048256F">
        <w:object w:dxaOrig="20949" w:dyaOrig="11251" w14:anchorId="40989E22">
          <v:shape id="_x0000_i1034" type="#_x0000_t75" style="width:424.5pt;height:228pt" o:ole="">
            <v:imagedata r:id="rId27" o:title=""/>
          </v:shape>
          <o:OLEObject Type="Embed" ProgID="ChemDraw.Document.6.0" ShapeID="_x0000_i1034" DrawAspect="Content" ObjectID="_1707558887" r:id="rId28"/>
        </w:object>
      </w:r>
    </w:p>
    <w:p w14:paraId="3444F4D6" w14:textId="5F8E64EF" w:rsidR="0011468A" w:rsidRPr="0048256F" w:rsidRDefault="0011468A" w:rsidP="0011468A">
      <w:pPr>
        <w:adjustRightInd w:val="0"/>
        <w:snapToGrid w:val="0"/>
        <w:spacing w:line="440" w:lineRule="exact"/>
        <w:jc w:val="center"/>
        <w:rPr>
          <w:rFonts w:eastAsia="楷体"/>
          <w:sz w:val="24"/>
          <w:szCs w:val="24"/>
        </w:rPr>
      </w:pPr>
      <w:r w:rsidRPr="0048256F">
        <w:rPr>
          <w:rFonts w:eastAsia="楷体"/>
          <w:sz w:val="24"/>
          <w:szCs w:val="24"/>
        </w:rPr>
        <w:t>图</w:t>
      </w:r>
      <w:r w:rsidR="001E6314" w:rsidRPr="0048256F">
        <w:rPr>
          <w:rFonts w:eastAsia="楷体"/>
          <w:sz w:val="24"/>
          <w:szCs w:val="24"/>
        </w:rPr>
        <w:t>10</w:t>
      </w:r>
      <w:r w:rsidRPr="0048256F">
        <w:rPr>
          <w:rFonts w:eastAsia="楷体"/>
          <w:sz w:val="24"/>
          <w:szCs w:val="24"/>
        </w:rPr>
        <w:t>. NHC</w:t>
      </w:r>
      <w:r w:rsidRPr="0048256F">
        <w:rPr>
          <w:rFonts w:eastAsia="楷体"/>
          <w:sz w:val="24"/>
          <w:szCs w:val="24"/>
        </w:rPr>
        <w:t>催化自由基</w:t>
      </w:r>
      <w:r w:rsidRPr="0048256F">
        <w:rPr>
          <w:rFonts w:eastAsia="楷体" w:hint="eastAsia"/>
          <w:sz w:val="24"/>
          <w:szCs w:val="24"/>
        </w:rPr>
        <w:t>加成</w:t>
      </w:r>
      <w:r w:rsidRPr="0048256F">
        <w:rPr>
          <w:rFonts w:eastAsia="楷体" w:hint="eastAsia"/>
          <w:sz w:val="24"/>
          <w:szCs w:val="24"/>
        </w:rPr>
        <w:t>/</w:t>
      </w:r>
      <w:r w:rsidRPr="0048256F">
        <w:rPr>
          <w:rFonts w:eastAsia="楷体" w:hint="eastAsia"/>
          <w:sz w:val="24"/>
          <w:szCs w:val="24"/>
        </w:rPr>
        <w:t>偶联</w:t>
      </w:r>
      <w:r w:rsidRPr="0048256F">
        <w:rPr>
          <w:rFonts w:eastAsia="楷体"/>
          <w:sz w:val="24"/>
          <w:szCs w:val="24"/>
        </w:rPr>
        <w:t>反应的</w:t>
      </w:r>
      <w:r w:rsidRPr="0048256F">
        <w:rPr>
          <w:rFonts w:eastAsia="楷体" w:hint="eastAsia"/>
          <w:sz w:val="24"/>
          <w:szCs w:val="24"/>
        </w:rPr>
        <w:t>化学选择性过渡态</w:t>
      </w:r>
      <w:r w:rsidR="00A052F2" w:rsidRPr="0048256F">
        <w:rPr>
          <w:rFonts w:eastAsia="楷体" w:hint="eastAsia"/>
          <w:sz w:val="24"/>
          <w:szCs w:val="24"/>
          <w:vertAlign w:val="superscript"/>
        </w:rPr>
        <w:t>2</w:t>
      </w:r>
      <w:r w:rsidR="00291A16" w:rsidRPr="0048256F">
        <w:rPr>
          <w:rFonts w:eastAsia="楷体" w:hint="eastAsia"/>
          <w:sz w:val="24"/>
          <w:szCs w:val="24"/>
        </w:rPr>
        <w:t>T</w:t>
      </w:r>
      <w:r w:rsidR="00291A16" w:rsidRPr="0048256F">
        <w:rPr>
          <w:rFonts w:eastAsia="楷体"/>
          <w:sz w:val="24"/>
          <w:szCs w:val="24"/>
        </w:rPr>
        <w:t>S1</w:t>
      </w:r>
      <w:r w:rsidR="00A052F2" w:rsidRPr="0048256F">
        <w:rPr>
          <w:rFonts w:eastAsia="楷体" w:hint="eastAsia"/>
          <w:sz w:val="24"/>
          <w:szCs w:val="24"/>
        </w:rPr>
        <w:t>（</w:t>
      </w:r>
      <w:r w:rsidR="00A052F2" w:rsidRPr="0048256F">
        <w:rPr>
          <w:rFonts w:eastAsia="楷体" w:hint="eastAsia"/>
          <w:sz w:val="24"/>
          <w:szCs w:val="24"/>
        </w:rPr>
        <w:t>a</w:t>
      </w:r>
      <w:r w:rsidR="00A052F2" w:rsidRPr="0048256F">
        <w:rPr>
          <w:rFonts w:eastAsia="楷体" w:hint="eastAsia"/>
          <w:sz w:val="24"/>
          <w:szCs w:val="24"/>
        </w:rPr>
        <w:t>），</w:t>
      </w:r>
      <w:r w:rsidR="00FC491F" w:rsidRPr="0048256F">
        <w:rPr>
          <w:rFonts w:eastAsia="楷体" w:hint="eastAsia"/>
          <w:sz w:val="24"/>
          <w:szCs w:val="24"/>
          <w:vertAlign w:val="superscript"/>
        </w:rPr>
        <w:t>2</w:t>
      </w:r>
      <w:r w:rsidR="00FC491F" w:rsidRPr="0048256F">
        <w:rPr>
          <w:rFonts w:eastAsia="楷体" w:hint="eastAsia"/>
          <w:sz w:val="24"/>
          <w:szCs w:val="24"/>
        </w:rPr>
        <w:t>T</w:t>
      </w:r>
      <w:r w:rsidR="00FC491F" w:rsidRPr="0048256F">
        <w:rPr>
          <w:rFonts w:eastAsia="楷体"/>
          <w:sz w:val="24"/>
          <w:szCs w:val="24"/>
        </w:rPr>
        <w:t>S1′</w:t>
      </w:r>
      <w:r w:rsidR="00FC491F" w:rsidRPr="0048256F">
        <w:rPr>
          <w:rFonts w:eastAsia="楷体" w:hint="eastAsia"/>
          <w:sz w:val="24"/>
          <w:szCs w:val="24"/>
        </w:rPr>
        <w:t>（</w:t>
      </w:r>
      <w:r w:rsidR="00FC491F" w:rsidRPr="0048256F">
        <w:rPr>
          <w:rFonts w:eastAsia="楷体" w:hint="eastAsia"/>
          <w:sz w:val="24"/>
          <w:szCs w:val="24"/>
        </w:rPr>
        <w:t>b</w:t>
      </w:r>
      <w:r w:rsidR="00FC491F" w:rsidRPr="0048256F">
        <w:rPr>
          <w:rFonts w:eastAsia="楷体" w:hint="eastAsia"/>
          <w:sz w:val="24"/>
          <w:szCs w:val="24"/>
        </w:rPr>
        <w:t>）</w:t>
      </w:r>
      <w:r w:rsidR="00A052F2" w:rsidRPr="0048256F">
        <w:rPr>
          <w:rFonts w:eastAsia="楷体" w:hint="eastAsia"/>
          <w:sz w:val="24"/>
          <w:szCs w:val="24"/>
        </w:rPr>
        <w:t>，</w:t>
      </w:r>
      <w:r w:rsidR="00FC491F" w:rsidRPr="0048256F">
        <w:rPr>
          <w:rFonts w:eastAsia="楷体" w:hint="eastAsia"/>
          <w:sz w:val="24"/>
          <w:szCs w:val="24"/>
          <w:vertAlign w:val="superscript"/>
        </w:rPr>
        <w:t>2</w:t>
      </w:r>
      <w:r w:rsidR="00FC491F" w:rsidRPr="0048256F">
        <w:rPr>
          <w:rFonts w:eastAsia="楷体" w:hint="eastAsia"/>
          <w:sz w:val="24"/>
          <w:szCs w:val="24"/>
        </w:rPr>
        <w:t>T</w:t>
      </w:r>
      <w:r w:rsidR="00FC491F" w:rsidRPr="0048256F">
        <w:rPr>
          <w:rFonts w:eastAsia="楷体"/>
          <w:sz w:val="24"/>
          <w:szCs w:val="24"/>
        </w:rPr>
        <w:t>S2</w:t>
      </w:r>
      <w:r w:rsidR="00FC491F" w:rsidRPr="0048256F">
        <w:rPr>
          <w:rFonts w:eastAsia="楷体" w:hint="eastAsia"/>
          <w:sz w:val="24"/>
          <w:szCs w:val="24"/>
        </w:rPr>
        <w:t>（</w:t>
      </w:r>
      <w:r w:rsidR="00FC491F" w:rsidRPr="0048256F">
        <w:rPr>
          <w:rFonts w:eastAsia="楷体" w:hint="eastAsia"/>
          <w:sz w:val="24"/>
          <w:szCs w:val="24"/>
        </w:rPr>
        <w:t>c</w:t>
      </w:r>
      <w:r w:rsidR="00FC491F" w:rsidRPr="0048256F">
        <w:rPr>
          <w:rFonts w:eastAsia="楷体" w:hint="eastAsia"/>
          <w:sz w:val="24"/>
          <w:szCs w:val="24"/>
        </w:rPr>
        <w:t>）</w:t>
      </w:r>
      <w:r w:rsidR="00A052F2" w:rsidRPr="0048256F">
        <w:rPr>
          <w:rFonts w:eastAsia="楷体" w:hint="eastAsia"/>
          <w:sz w:val="24"/>
          <w:szCs w:val="24"/>
        </w:rPr>
        <w:t>，</w:t>
      </w:r>
      <w:r w:rsidR="00FC491F" w:rsidRPr="0048256F">
        <w:rPr>
          <w:rFonts w:eastAsia="楷体" w:hint="eastAsia"/>
          <w:sz w:val="24"/>
          <w:szCs w:val="24"/>
          <w:vertAlign w:val="superscript"/>
        </w:rPr>
        <w:t>2</w:t>
      </w:r>
      <w:r w:rsidR="00FC491F" w:rsidRPr="0048256F">
        <w:rPr>
          <w:rFonts w:eastAsia="楷体" w:hint="eastAsia"/>
          <w:sz w:val="24"/>
          <w:szCs w:val="24"/>
        </w:rPr>
        <w:t>T</w:t>
      </w:r>
      <w:r w:rsidR="00FC491F" w:rsidRPr="0048256F">
        <w:rPr>
          <w:rFonts w:eastAsia="楷体"/>
          <w:sz w:val="24"/>
          <w:szCs w:val="24"/>
        </w:rPr>
        <w:t>S2′</w:t>
      </w:r>
      <w:r w:rsidR="00FC491F" w:rsidRPr="0048256F">
        <w:rPr>
          <w:rFonts w:eastAsia="楷体" w:hint="eastAsia"/>
          <w:sz w:val="24"/>
          <w:szCs w:val="24"/>
        </w:rPr>
        <w:t>（</w:t>
      </w:r>
      <w:r w:rsidR="00FC491F" w:rsidRPr="0048256F">
        <w:rPr>
          <w:rFonts w:eastAsia="楷体" w:hint="eastAsia"/>
          <w:sz w:val="24"/>
          <w:szCs w:val="24"/>
        </w:rPr>
        <w:t>d</w:t>
      </w:r>
      <w:r w:rsidR="00FC491F" w:rsidRPr="0048256F">
        <w:rPr>
          <w:rFonts w:eastAsia="楷体" w:hint="eastAsia"/>
          <w:sz w:val="24"/>
          <w:szCs w:val="24"/>
        </w:rPr>
        <w:t>）</w:t>
      </w:r>
      <w:r w:rsidR="00A052F2" w:rsidRPr="0048256F">
        <w:rPr>
          <w:rFonts w:eastAsia="楷体" w:hint="eastAsia"/>
          <w:sz w:val="24"/>
          <w:szCs w:val="24"/>
        </w:rPr>
        <w:t>，</w:t>
      </w:r>
      <w:r w:rsidR="00FC491F" w:rsidRPr="0048256F">
        <w:rPr>
          <w:rFonts w:eastAsia="楷体"/>
          <w:sz w:val="24"/>
          <w:szCs w:val="24"/>
          <w:vertAlign w:val="superscript"/>
        </w:rPr>
        <w:t>OS</w:t>
      </w:r>
      <w:r w:rsidR="00FC491F" w:rsidRPr="0048256F">
        <w:rPr>
          <w:rFonts w:eastAsia="楷体" w:hint="eastAsia"/>
          <w:sz w:val="24"/>
          <w:szCs w:val="24"/>
        </w:rPr>
        <w:t>T</w:t>
      </w:r>
      <w:r w:rsidR="00FC491F" w:rsidRPr="0048256F">
        <w:rPr>
          <w:rFonts w:eastAsia="楷体"/>
          <w:sz w:val="24"/>
          <w:szCs w:val="24"/>
        </w:rPr>
        <w:t>S3</w:t>
      </w:r>
      <w:r w:rsidR="00FC491F" w:rsidRPr="0048256F">
        <w:rPr>
          <w:rFonts w:eastAsia="楷体" w:hint="eastAsia"/>
          <w:sz w:val="24"/>
          <w:szCs w:val="24"/>
        </w:rPr>
        <w:t>（</w:t>
      </w:r>
      <w:r w:rsidR="00FC491F" w:rsidRPr="0048256F">
        <w:rPr>
          <w:rFonts w:eastAsia="楷体" w:hint="eastAsia"/>
          <w:sz w:val="24"/>
          <w:szCs w:val="24"/>
        </w:rPr>
        <w:t>e</w:t>
      </w:r>
      <w:r w:rsidR="00FC491F" w:rsidRPr="0048256F">
        <w:rPr>
          <w:rFonts w:eastAsia="楷体" w:hint="eastAsia"/>
          <w:sz w:val="24"/>
          <w:szCs w:val="24"/>
        </w:rPr>
        <w:t>）沿着反应坐标（</w:t>
      </w:r>
      <w:r w:rsidR="00FC491F" w:rsidRPr="0048256F">
        <w:rPr>
          <w:rFonts w:eastAsia="楷体" w:hint="eastAsia"/>
          <w:sz w:val="24"/>
          <w:szCs w:val="24"/>
        </w:rPr>
        <w:t>C</w:t>
      </w:r>
      <w:r w:rsidR="00FC491F" w:rsidRPr="0048256F">
        <w:rPr>
          <w:rFonts w:eastAsia="楷体"/>
          <w:sz w:val="24"/>
          <w:szCs w:val="24"/>
        </w:rPr>
        <w:t>-C</w:t>
      </w:r>
      <w:r w:rsidR="00FC491F" w:rsidRPr="0048256F">
        <w:rPr>
          <w:rFonts w:eastAsia="楷体" w:hint="eastAsia"/>
          <w:sz w:val="24"/>
          <w:szCs w:val="24"/>
        </w:rPr>
        <w:t>距离</w:t>
      </w:r>
      <w:r w:rsidR="00FC491F" w:rsidRPr="0048256F">
        <w:rPr>
          <w:rFonts w:eastAsia="楷体" w:hint="eastAsia"/>
          <w:i/>
          <w:sz w:val="24"/>
          <w:szCs w:val="24"/>
        </w:rPr>
        <w:t>d</w:t>
      </w:r>
      <w:r w:rsidR="00FC491F" w:rsidRPr="0048256F">
        <w:rPr>
          <w:rFonts w:eastAsia="楷体" w:hint="eastAsia"/>
          <w:sz w:val="24"/>
          <w:szCs w:val="24"/>
        </w:rPr>
        <w:t>）的两个片段的自旋分布变化，（</w:t>
      </w:r>
      <w:r w:rsidR="00FC491F" w:rsidRPr="0048256F">
        <w:rPr>
          <w:rFonts w:eastAsia="楷体" w:hint="eastAsia"/>
          <w:sz w:val="24"/>
          <w:szCs w:val="24"/>
        </w:rPr>
        <w:t>f</w:t>
      </w:r>
      <w:r w:rsidR="00FC491F" w:rsidRPr="0048256F">
        <w:rPr>
          <w:rFonts w:eastAsia="楷体" w:hint="eastAsia"/>
          <w:sz w:val="24"/>
          <w:szCs w:val="24"/>
        </w:rPr>
        <w:t>）过渡态的扭曲能</w:t>
      </w:r>
      <w:r w:rsidR="00A052F2" w:rsidRPr="0048256F">
        <w:rPr>
          <w:rFonts w:eastAsia="楷体" w:hint="eastAsia"/>
          <w:sz w:val="24"/>
          <w:szCs w:val="24"/>
        </w:rPr>
        <w:t>与</w:t>
      </w:r>
      <w:r w:rsidR="007018EB" w:rsidRPr="0048256F">
        <w:rPr>
          <w:rFonts w:eastAsia="楷体" w:hint="eastAsia"/>
          <w:sz w:val="24"/>
          <w:szCs w:val="24"/>
        </w:rPr>
        <w:t>单</w:t>
      </w:r>
      <w:r w:rsidR="00FC491F" w:rsidRPr="0048256F">
        <w:rPr>
          <w:rFonts w:eastAsia="楷体" w:hint="eastAsia"/>
          <w:sz w:val="24"/>
          <w:szCs w:val="24"/>
        </w:rPr>
        <w:t>电子转移</w:t>
      </w:r>
      <w:r w:rsidR="00FC491F" w:rsidRPr="0048256F">
        <w:rPr>
          <w:rFonts w:eastAsia="楷体" w:hint="eastAsia"/>
          <w:sz w:val="24"/>
          <w:szCs w:val="24"/>
        </w:rPr>
        <w:t>/</w:t>
      </w:r>
      <w:r w:rsidR="00243FA1" w:rsidRPr="0048256F">
        <w:rPr>
          <w:rFonts w:eastAsia="楷体" w:hint="eastAsia"/>
          <w:sz w:val="24"/>
          <w:szCs w:val="24"/>
        </w:rPr>
        <w:t>配对</w:t>
      </w:r>
      <w:r w:rsidR="00FC491F" w:rsidRPr="0048256F">
        <w:rPr>
          <w:rFonts w:eastAsia="楷体" w:hint="eastAsia"/>
          <w:sz w:val="24"/>
          <w:szCs w:val="24"/>
        </w:rPr>
        <w:t>程度（</w:t>
      </w:r>
      <w:r w:rsidR="00FC491F" w:rsidRPr="0048256F">
        <w:rPr>
          <w:rFonts w:ascii="Cambria Math" w:hAnsi="Cambria Math" w:cs="Cambria Math"/>
          <w:color w:val="222222"/>
          <w:sz w:val="20"/>
          <w:szCs w:val="20"/>
          <w:shd w:val="clear" w:color="auto" w:fill="FFFFFF"/>
        </w:rPr>
        <w:t>△</w:t>
      </w:r>
      <w:r w:rsidR="00FC491F" w:rsidRPr="0048256F">
        <w:rPr>
          <w:rFonts w:ascii="Cambria Math" w:hAnsi="Cambria Math" w:cs="Cambria Math" w:hint="eastAsia"/>
          <w:i/>
          <w:color w:val="222222"/>
          <w:sz w:val="20"/>
          <w:szCs w:val="20"/>
          <w:shd w:val="clear" w:color="auto" w:fill="FFFFFF"/>
        </w:rPr>
        <w:t>e</w:t>
      </w:r>
      <w:r w:rsidR="00FC491F" w:rsidRPr="0048256F">
        <w:rPr>
          <w:rFonts w:eastAsia="楷体" w:hint="eastAsia"/>
          <w:sz w:val="24"/>
          <w:szCs w:val="24"/>
        </w:rPr>
        <w:t>）</w:t>
      </w:r>
      <w:r w:rsidRPr="0048256F">
        <w:rPr>
          <w:rFonts w:eastAsia="楷体" w:hint="eastAsia"/>
          <w:sz w:val="24"/>
          <w:szCs w:val="24"/>
        </w:rPr>
        <w:t>之间的</w:t>
      </w:r>
      <w:r w:rsidR="00FC491F" w:rsidRPr="0048256F">
        <w:rPr>
          <w:rFonts w:eastAsia="楷体" w:hint="eastAsia"/>
          <w:sz w:val="24"/>
          <w:szCs w:val="24"/>
        </w:rPr>
        <w:t>线性</w:t>
      </w:r>
      <w:r w:rsidRPr="0048256F">
        <w:rPr>
          <w:rFonts w:eastAsia="楷体" w:hint="eastAsia"/>
          <w:sz w:val="24"/>
          <w:szCs w:val="24"/>
        </w:rPr>
        <w:t>关系</w:t>
      </w:r>
    </w:p>
    <w:p w14:paraId="563B1943" w14:textId="77777777" w:rsidR="0011468A" w:rsidRPr="0048256F" w:rsidRDefault="0011468A" w:rsidP="00DA5C97">
      <w:pPr>
        <w:adjustRightInd w:val="0"/>
        <w:snapToGrid w:val="0"/>
        <w:spacing w:line="360" w:lineRule="auto"/>
        <w:rPr>
          <w:rFonts w:eastAsia="楷体"/>
          <w:kern w:val="0"/>
          <w:sz w:val="24"/>
          <w:szCs w:val="24"/>
        </w:rPr>
      </w:pPr>
    </w:p>
    <w:p w14:paraId="05586A70" w14:textId="0BF26A0E" w:rsidR="00512E76" w:rsidRPr="0048256F" w:rsidRDefault="00687589" w:rsidP="00BA66C1">
      <w:pPr>
        <w:adjustRightInd w:val="0"/>
        <w:snapToGrid w:val="0"/>
        <w:spacing w:line="440" w:lineRule="exact"/>
        <w:ind w:firstLineChars="200" w:firstLine="480"/>
        <w:rPr>
          <w:rFonts w:eastAsia="楷体"/>
          <w:kern w:val="0"/>
          <w:sz w:val="24"/>
          <w:szCs w:val="24"/>
        </w:rPr>
      </w:pPr>
      <w:r w:rsidRPr="0048256F">
        <w:rPr>
          <w:rFonts w:eastAsia="楷体" w:hint="eastAsia"/>
          <w:kern w:val="0"/>
          <w:sz w:val="24"/>
          <w:szCs w:val="24"/>
        </w:rPr>
        <w:t>无独有偶，</w:t>
      </w:r>
      <w:r w:rsidR="00BF4E65" w:rsidRPr="0048256F">
        <w:rPr>
          <w:rFonts w:eastAsia="楷体"/>
          <w:kern w:val="0"/>
          <w:sz w:val="24"/>
          <w:szCs w:val="24"/>
        </w:rPr>
        <w:t>如图</w:t>
      </w:r>
      <w:r w:rsidR="00BF4E65" w:rsidRPr="0048256F">
        <w:rPr>
          <w:rFonts w:eastAsia="楷体"/>
          <w:kern w:val="0"/>
          <w:sz w:val="24"/>
          <w:szCs w:val="24"/>
        </w:rPr>
        <w:t>11</w:t>
      </w:r>
      <w:r w:rsidR="00BF4E65" w:rsidRPr="0048256F">
        <w:rPr>
          <w:rFonts w:eastAsia="楷体"/>
          <w:kern w:val="0"/>
          <w:sz w:val="24"/>
          <w:szCs w:val="24"/>
        </w:rPr>
        <w:t>所示，</w:t>
      </w:r>
      <w:r w:rsidR="00BA66C1" w:rsidRPr="0048256F">
        <w:rPr>
          <w:rFonts w:eastAsia="楷体"/>
          <w:kern w:val="0"/>
          <w:sz w:val="24"/>
          <w:szCs w:val="24"/>
        </w:rPr>
        <w:t>W</w:t>
      </w:r>
      <w:r w:rsidR="00BA66C1" w:rsidRPr="0048256F">
        <w:rPr>
          <w:rFonts w:eastAsia="楷体" w:hint="eastAsia"/>
          <w:kern w:val="0"/>
          <w:sz w:val="24"/>
          <w:szCs w:val="24"/>
        </w:rPr>
        <w:t>ang</w:t>
      </w:r>
      <w:r w:rsidR="00BA66C1" w:rsidRPr="0048256F">
        <w:rPr>
          <w:rFonts w:eastAsia="楷体" w:hint="eastAsia"/>
          <w:kern w:val="0"/>
          <w:sz w:val="24"/>
          <w:szCs w:val="24"/>
        </w:rPr>
        <w:t>和</w:t>
      </w:r>
      <w:r w:rsidR="00BA66C1" w:rsidRPr="0048256F">
        <w:rPr>
          <w:rFonts w:eastAsia="楷体" w:hint="eastAsia"/>
          <w:kern w:val="0"/>
          <w:sz w:val="24"/>
          <w:szCs w:val="24"/>
        </w:rPr>
        <w:t>Ohmiya</w:t>
      </w:r>
      <w:r w:rsidRPr="0048256F">
        <w:rPr>
          <w:rFonts w:eastAsia="楷体" w:hint="eastAsia"/>
          <w:kern w:val="0"/>
          <w:sz w:val="24"/>
          <w:szCs w:val="24"/>
        </w:rPr>
        <w:t>等</w:t>
      </w:r>
      <w:r w:rsidR="00BA66C1" w:rsidRPr="0048256F">
        <w:rPr>
          <w:rFonts w:eastAsia="楷体" w:hint="eastAsia"/>
          <w:kern w:val="0"/>
          <w:sz w:val="24"/>
          <w:szCs w:val="24"/>
        </w:rPr>
        <w:t>人</w:t>
      </w:r>
      <w:r w:rsidRPr="0048256F">
        <w:rPr>
          <w:rFonts w:eastAsia="楷体" w:hint="eastAsia"/>
          <w:kern w:val="0"/>
          <w:sz w:val="24"/>
          <w:szCs w:val="24"/>
        </w:rPr>
        <w:t>报道的</w:t>
      </w:r>
      <w:r w:rsidRPr="0048256F">
        <w:rPr>
          <w:rFonts w:eastAsia="楷体" w:hint="eastAsia"/>
          <w:kern w:val="0"/>
          <w:sz w:val="24"/>
          <w:szCs w:val="24"/>
        </w:rPr>
        <w:t>NHC</w:t>
      </w:r>
      <w:r w:rsidRPr="0048256F">
        <w:rPr>
          <w:rFonts w:eastAsia="楷体" w:hint="eastAsia"/>
          <w:kern w:val="0"/>
          <w:sz w:val="24"/>
          <w:szCs w:val="24"/>
        </w:rPr>
        <w:t>催化的</w:t>
      </w:r>
      <w:r w:rsidR="00BA66C1" w:rsidRPr="0048256F">
        <w:rPr>
          <w:rFonts w:eastAsia="楷体" w:hint="eastAsia"/>
          <w:kern w:val="0"/>
          <w:sz w:val="24"/>
          <w:szCs w:val="24"/>
        </w:rPr>
        <w:t>烯烃功能化</w:t>
      </w:r>
      <w:r w:rsidRPr="0048256F">
        <w:rPr>
          <w:rFonts w:eastAsia="楷体" w:hint="eastAsia"/>
          <w:kern w:val="0"/>
          <w:sz w:val="24"/>
          <w:szCs w:val="24"/>
        </w:rPr>
        <w:t>反应</w:t>
      </w:r>
      <w:r w:rsidR="00BA66C1" w:rsidRPr="0048256F">
        <w:rPr>
          <w:rFonts w:eastAsia="楷体" w:hint="eastAsia"/>
          <w:kern w:val="0"/>
          <w:sz w:val="24"/>
          <w:szCs w:val="24"/>
        </w:rPr>
        <w:t>（</w:t>
      </w:r>
      <w:r w:rsidR="00BA66C1" w:rsidRPr="0048256F">
        <w:rPr>
          <w:rFonts w:eastAsia="楷体"/>
          <w:i/>
          <w:iCs/>
          <w:sz w:val="24"/>
          <w:szCs w:val="24"/>
        </w:rPr>
        <w:t>Org. Lett.</w:t>
      </w:r>
      <w:r w:rsidR="00BA66C1" w:rsidRPr="0048256F">
        <w:rPr>
          <w:rFonts w:eastAsia="楷体"/>
          <w:sz w:val="24"/>
          <w:szCs w:val="24"/>
        </w:rPr>
        <w:t xml:space="preserve"> </w:t>
      </w:r>
      <w:r w:rsidR="00BA66C1" w:rsidRPr="0048256F">
        <w:rPr>
          <w:rFonts w:eastAsia="楷体"/>
          <w:b/>
          <w:bCs/>
          <w:sz w:val="24"/>
          <w:szCs w:val="24"/>
        </w:rPr>
        <w:t>2020</w:t>
      </w:r>
      <w:r w:rsidR="00BA66C1" w:rsidRPr="0048256F">
        <w:rPr>
          <w:rFonts w:eastAsia="楷体"/>
          <w:sz w:val="24"/>
          <w:szCs w:val="24"/>
        </w:rPr>
        <w:t xml:space="preserve">, </w:t>
      </w:r>
      <w:r w:rsidR="00BA66C1" w:rsidRPr="0048256F">
        <w:rPr>
          <w:rFonts w:eastAsia="楷体"/>
          <w:i/>
          <w:iCs/>
          <w:sz w:val="24"/>
          <w:szCs w:val="24"/>
        </w:rPr>
        <w:t>22</w:t>
      </w:r>
      <w:r w:rsidR="00BA66C1" w:rsidRPr="0048256F">
        <w:rPr>
          <w:rFonts w:eastAsia="楷体"/>
          <w:sz w:val="24"/>
          <w:szCs w:val="24"/>
        </w:rPr>
        <w:t>, 443-447</w:t>
      </w:r>
      <w:r w:rsidR="00BA66C1" w:rsidRPr="0048256F">
        <w:rPr>
          <w:rFonts w:eastAsia="楷体"/>
          <w:sz w:val="24"/>
          <w:szCs w:val="24"/>
        </w:rPr>
        <w:t>；</w:t>
      </w:r>
      <w:r w:rsidR="00BA66C1" w:rsidRPr="0048256F">
        <w:rPr>
          <w:rFonts w:eastAsia="楷体"/>
          <w:i/>
          <w:iCs/>
          <w:sz w:val="24"/>
          <w:szCs w:val="24"/>
        </w:rPr>
        <w:t xml:space="preserve">Org. Lett. </w:t>
      </w:r>
      <w:r w:rsidR="00BA66C1" w:rsidRPr="0048256F">
        <w:rPr>
          <w:rFonts w:eastAsia="楷体"/>
          <w:b/>
          <w:bCs/>
          <w:sz w:val="24"/>
          <w:szCs w:val="24"/>
        </w:rPr>
        <w:t>2020</w:t>
      </w:r>
      <w:r w:rsidR="00BA66C1" w:rsidRPr="0048256F">
        <w:rPr>
          <w:rFonts w:eastAsia="楷体"/>
          <w:sz w:val="24"/>
          <w:szCs w:val="24"/>
        </w:rPr>
        <w:t xml:space="preserve">, </w:t>
      </w:r>
      <w:r w:rsidR="00BA66C1" w:rsidRPr="0048256F">
        <w:rPr>
          <w:rFonts w:eastAsia="楷体"/>
          <w:i/>
          <w:iCs/>
          <w:sz w:val="24"/>
          <w:szCs w:val="24"/>
        </w:rPr>
        <w:t>22</w:t>
      </w:r>
      <w:r w:rsidR="00BA66C1" w:rsidRPr="0048256F">
        <w:rPr>
          <w:rFonts w:eastAsia="楷体"/>
          <w:sz w:val="24"/>
          <w:szCs w:val="24"/>
        </w:rPr>
        <w:t>, 3922-3925</w:t>
      </w:r>
      <w:r w:rsidR="00BA66C1" w:rsidRPr="0048256F">
        <w:rPr>
          <w:rFonts w:eastAsia="楷体" w:hint="eastAsia"/>
          <w:kern w:val="0"/>
          <w:sz w:val="24"/>
          <w:szCs w:val="24"/>
        </w:rPr>
        <w:t>）</w:t>
      </w:r>
      <w:r w:rsidRPr="0048256F">
        <w:rPr>
          <w:rFonts w:eastAsia="楷体" w:hint="eastAsia"/>
          <w:kern w:val="0"/>
          <w:sz w:val="24"/>
          <w:szCs w:val="24"/>
        </w:rPr>
        <w:t>也存在相同的问题。</w:t>
      </w:r>
      <w:r w:rsidR="00BF4E65" w:rsidRPr="0048256F">
        <w:rPr>
          <w:rFonts w:eastAsia="楷体"/>
          <w:kern w:val="0"/>
          <w:sz w:val="24"/>
          <w:szCs w:val="24"/>
        </w:rPr>
        <w:t>因此</w:t>
      </w:r>
      <w:r w:rsidRPr="0048256F">
        <w:rPr>
          <w:rFonts w:eastAsia="楷体" w:hint="eastAsia"/>
          <w:kern w:val="0"/>
          <w:sz w:val="24"/>
          <w:szCs w:val="24"/>
        </w:rPr>
        <w:t>，</w:t>
      </w:r>
      <w:r w:rsidR="00BF4E65" w:rsidRPr="0048256F">
        <w:rPr>
          <w:rFonts w:eastAsia="楷体"/>
          <w:kern w:val="0"/>
          <w:sz w:val="24"/>
          <w:szCs w:val="24"/>
        </w:rPr>
        <w:t>对于</w:t>
      </w:r>
      <w:r w:rsidR="00E16B3F" w:rsidRPr="0048256F">
        <w:rPr>
          <w:rFonts w:eastAsia="楷体" w:hint="eastAsia"/>
          <w:kern w:val="0"/>
          <w:sz w:val="24"/>
          <w:szCs w:val="24"/>
        </w:rPr>
        <w:t>上述反应</w:t>
      </w:r>
      <w:r w:rsidR="00BF4E65" w:rsidRPr="0048256F">
        <w:rPr>
          <w:rFonts w:eastAsia="楷体"/>
          <w:kern w:val="0"/>
          <w:sz w:val="24"/>
          <w:szCs w:val="24"/>
        </w:rPr>
        <w:t>，在本项目中我们</w:t>
      </w:r>
      <w:r w:rsidR="00E16B3F" w:rsidRPr="0048256F">
        <w:rPr>
          <w:rFonts w:eastAsia="楷体" w:hint="eastAsia"/>
          <w:kern w:val="0"/>
          <w:sz w:val="24"/>
          <w:szCs w:val="24"/>
        </w:rPr>
        <w:t>将</w:t>
      </w:r>
      <w:r w:rsidR="00BF4E65" w:rsidRPr="0048256F">
        <w:rPr>
          <w:rFonts w:eastAsia="楷体"/>
          <w:kern w:val="0"/>
          <w:sz w:val="24"/>
          <w:szCs w:val="24"/>
        </w:rPr>
        <w:t>探讨双自由基</w:t>
      </w:r>
      <w:r w:rsidR="00E16B3F" w:rsidRPr="0048256F">
        <w:rPr>
          <w:rFonts w:eastAsia="楷体" w:hint="eastAsia"/>
          <w:kern w:val="0"/>
          <w:sz w:val="24"/>
          <w:szCs w:val="24"/>
        </w:rPr>
        <w:t>物种</w:t>
      </w:r>
      <w:r w:rsidR="00BF4E65" w:rsidRPr="0048256F">
        <w:rPr>
          <w:rFonts w:eastAsia="楷体"/>
          <w:kern w:val="0"/>
          <w:sz w:val="24"/>
          <w:szCs w:val="24"/>
        </w:rPr>
        <w:t>产生的详细机制，</w:t>
      </w:r>
      <w:r w:rsidR="00E16B3F" w:rsidRPr="0048256F">
        <w:rPr>
          <w:rFonts w:eastAsia="楷体" w:hint="eastAsia"/>
          <w:kern w:val="0"/>
          <w:sz w:val="24"/>
          <w:szCs w:val="24"/>
        </w:rPr>
        <w:t>找到能量最占优势的反应路径，确定反应过程中自由基物种的生成模型</w:t>
      </w:r>
      <w:r w:rsidR="00BA66C1" w:rsidRPr="0048256F">
        <w:rPr>
          <w:rFonts w:eastAsia="楷体" w:hint="eastAsia"/>
          <w:kern w:val="0"/>
          <w:sz w:val="24"/>
          <w:szCs w:val="24"/>
        </w:rPr>
        <w:t>。</w:t>
      </w:r>
      <w:r w:rsidR="00FA2AE7" w:rsidRPr="0048256F">
        <w:rPr>
          <w:rFonts w:eastAsia="楷体" w:hint="eastAsia"/>
          <w:kern w:val="0"/>
          <w:sz w:val="24"/>
          <w:szCs w:val="24"/>
        </w:rPr>
        <w:t>另外，我们将根据烯烃与自由基的</w:t>
      </w:r>
      <w:r w:rsidR="00BA66C1" w:rsidRPr="0048256F">
        <w:rPr>
          <w:rFonts w:eastAsia="楷体" w:hint="eastAsia"/>
          <w:kern w:val="0"/>
          <w:sz w:val="24"/>
          <w:szCs w:val="24"/>
        </w:rPr>
        <w:t>不同</w:t>
      </w:r>
      <w:r w:rsidR="00FA2AE7" w:rsidRPr="0048256F">
        <w:rPr>
          <w:rFonts w:eastAsia="楷体" w:hint="eastAsia"/>
          <w:kern w:val="0"/>
          <w:sz w:val="24"/>
          <w:szCs w:val="24"/>
        </w:rPr>
        <w:t>加成模式的能量差异来</w:t>
      </w:r>
      <w:r w:rsidR="00BF4E65" w:rsidRPr="0048256F">
        <w:rPr>
          <w:rFonts w:eastAsia="楷体"/>
          <w:kern w:val="0"/>
          <w:sz w:val="24"/>
          <w:szCs w:val="24"/>
        </w:rPr>
        <w:t>揭示此类反应化学选择性的起因。</w:t>
      </w:r>
    </w:p>
    <w:p w14:paraId="2DD0DA9F" w14:textId="1CB6D07E" w:rsidR="00193F7B" w:rsidRPr="0048256F" w:rsidRDefault="004D3052" w:rsidP="005A0D88">
      <w:pPr>
        <w:adjustRightInd w:val="0"/>
        <w:snapToGrid w:val="0"/>
        <w:jc w:val="center"/>
        <w:rPr>
          <w:rFonts w:eastAsia="楷体"/>
          <w:b/>
          <w:bCs/>
          <w:color w:val="0070C0"/>
          <w:sz w:val="24"/>
          <w:szCs w:val="24"/>
        </w:rPr>
      </w:pPr>
      <w:r w:rsidRPr="0048256F">
        <w:rPr>
          <w:rFonts w:eastAsia="楷体"/>
          <w:sz w:val="24"/>
          <w:szCs w:val="24"/>
        </w:rPr>
        <w:object w:dxaOrig="10001" w:dyaOrig="4014" w14:anchorId="2684B38A">
          <v:shape id="_x0000_i1035" type="#_x0000_t75" style="width:333.75pt;height:134.25pt" o:ole="">
            <v:imagedata r:id="rId29" o:title=""/>
          </v:shape>
          <o:OLEObject Type="Embed" ProgID="ChemDraw.Document.6.0" ShapeID="_x0000_i1035" DrawAspect="Content" ObjectID="_1707558888" r:id="rId30"/>
        </w:object>
      </w:r>
    </w:p>
    <w:p w14:paraId="405FCDB1" w14:textId="5A6363D0" w:rsidR="00193F7B" w:rsidRPr="0048256F" w:rsidRDefault="00BF4E65" w:rsidP="005A0D88">
      <w:pPr>
        <w:adjustRightInd w:val="0"/>
        <w:snapToGrid w:val="0"/>
        <w:spacing w:line="440" w:lineRule="exact"/>
        <w:jc w:val="center"/>
        <w:rPr>
          <w:rFonts w:eastAsia="楷体"/>
          <w:sz w:val="24"/>
          <w:szCs w:val="24"/>
        </w:rPr>
      </w:pPr>
      <w:r w:rsidRPr="0048256F">
        <w:rPr>
          <w:rFonts w:eastAsia="楷体"/>
          <w:sz w:val="24"/>
          <w:szCs w:val="24"/>
        </w:rPr>
        <w:t>图</w:t>
      </w:r>
      <w:r w:rsidRPr="0048256F">
        <w:rPr>
          <w:rFonts w:eastAsia="楷体"/>
          <w:sz w:val="24"/>
          <w:szCs w:val="24"/>
        </w:rPr>
        <w:t xml:space="preserve">11. </w:t>
      </w:r>
      <w:r w:rsidRPr="0048256F">
        <w:rPr>
          <w:rFonts w:eastAsia="楷体"/>
          <w:sz w:val="24"/>
          <w:szCs w:val="24"/>
        </w:rPr>
        <w:t>选取的</w:t>
      </w:r>
      <w:r w:rsidRPr="0048256F">
        <w:rPr>
          <w:rFonts w:eastAsia="楷体"/>
          <w:sz w:val="24"/>
          <w:szCs w:val="24"/>
        </w:rPr>
        <w:t>NHC</w:t>
      </w:r>
      <w:r w:rsidRPr="0048256F">
        <w:rPr>
          <w:rFonts w:eastAsia="楷体"/>
          <w:sz w:val="24"/>
          <w:szCs w:val="24"/>
        </w:rPr>
        <w:t>催化</w:t>
      </w:r>
      <w:r w:rsidR="00492186" w:rsidRPr="0048256F">
        <w:rPr>
          <w:rFonts w:eastAsia="楷体" w:hint="eastAsia"/>
          <w:sz w:val="24"/>
          <w:szCs w:val="24"/>
        </w:rPr>
        <w:t>涉及</w:t>
      </w:r>
      <w:r w:rsidRPr="0048256F">
        <w:rPr>
          <w:rFonts w:eastAsia="楷体"/>
          <w:sz w:val="24"/>
          <w:szCs w:val="24"/>
        </w:rPr>
        <w:t>自由基</w:t>
      </w:r>
      <w:r w:rsidR="00492186" w:rsidRPr="0048256F">
        <w:rPr>
          <w:rFonts w:eastAsia="楷体" w:hint="eastAsia"/>
          <w:sz w:val="24"/>
          <w:szCs w:val="24"/>
        </w:rPr>
        <w:t>的</w:t>
      </w:r>
      <w:r w:rsidR="00492186" w:rsidRPr="0048256F">
        <w:rPr>
          <w:rFonts w:eastAsia="楷体"/>
          <w:sz w:val="24"/>
          <w:szCs w:val="24"/>
        </w:rPr>
        <w:t>三组分</w:t>
      </w:r>
      <w:r w:rsidRPr="0048256F">
        <w:rPr>
          <w:rFonts w:eastAsia="楷体"/>
          <w:sz w:val="24"/>
          <w:szCs w:val="24"/>
        </w:rPr>
        <w:t>反应的两个</w:t>
      </w:r>
      <w:r w:rsidR="00512E76" w:rsidRPr="0048256F">
        <w:rPr>
          <w:rFonts w:eastAsia="楷体" w:hint="eastAsia"/>
          <w:sz w:val="24"/>
          <w:szCs w:val="24"/>
        </w:rPr>
        <w:t>实验</w:t>
      </w:r>
      <w:r w:rsidRPr="0048256F">
        <w:rPr>
          <w:rFonts w:eastAsia="楷体"/>
          <w:sz w:val="24"/>
          <w:szCs w:val="24"/>
        </w:rPr>
        <w:t>模型</w:t>
      </w:r>
    </w:p>
    <w:p w14:paraId="4C11C487" w14:textId="68B7068B" w:rsidR="00AD5DEE" w:rsidRPr="0048256F" w:rsidRDefault="00AD5DEE" w:rsidP="00AD5DEE">
      <w:pPr>
        <w:adjustRightInd w:val="0"/>
        <w:snapToGrid w:val="0"/>
        <w:spacing w:line="440" w:lineRule="exact"/>
        <w:rPr>
          <w:rFonts w:eastAsia="楷体"/>
          <w:bCs/>
          <w:sz w:val="24"/>
          <w:szCs w:val="24"/>
        </w:rPr>
      </w:pPr>
    </w:p>
    <w:p w14:paraId="50830219" w14:textId="2DBD6536" w:rsidR="00E42A42" w:rsidRPr="0048256F" w:rsidRDefault="00E42A42" w:rsidP="00AF6B51">
      <w:pPr>
        <w:adjustRightInd w:val="0"/>
        <w:snapToGrid w:val="0"/>
        <w:spacing w:line="440" w:lineRule="exact"/>
        <w:ind w:firstLineChars="200" w:firstLine="482"/>
        <w:rPr>
          <w:rFonts w:eastAsia="楷体"/>
          <w:sz w:val="24"/>
          <w:szCs w:val="24"/>
        </w:rPr>
      </w:pPr>
      <w:r w:rsidRPr="0048256F">
        <w:rPr>
          <w:rFonts w:eastAsia="楷体"/>
          <w:b/>
          <w:bCs/>
          <w:sz w:val="24"/>
          <w:szCs w:val="24"/>
        </w:rPr>
        <w:t>2.1.4</w:t>
      </w:r>
      <w:r w:rsidRPr="0048256F">
        <w:rPr>
          <w:rFonts w:eastAsia="楷体"/>
          <w:bCs/>
          <w:sz w:val="24"/>
          <w:szCs w:val="24"/>
        </w:rPr>
        <w:t xml:space="preserve"> </w:t>
      </w:r>
      <w:r w:rsidRPr="0048256F">
        <w:rPr>
          <w:rFonts w:eastAsia="楷体"/>
          <w:b/>
          <w:bCs/>
          <w:sz w:val="24"/>
          <w:szCs w:val="24"/>
        </w:rPr>
        <w:t>探讨</w:t>
      </w:r>
      <w:r w:rsidRPr="0048256F">
        <w:rPr>
          <w:rFonts w:eastAsia="楷体"/>
          <w:b/>
          <w:bCs/>
          <w:sz w:val="24"/>
          <w:szCs w:val="24"/>
        </w:rPr>
        <w:t>NHC</w:t>
      </w:r>
      <w:r w:rsidRPr="0048256F">
        <w:rPr>
          <w:rFonts w:eastAsia="楷体"/>
          <w:b/>
          <w:bCs/>
          <w:sz w:val="24"/>
          <w:szCs w:val="24"/>
        </w:rPr>
        <w:t>催化</w:t>
      </w:r>
      <w:r w:rsidRPr="0048256F">
        <w:rPr>
          <w:rFonts w:eastAsia="楷体" w:hint="eastAsia"/>
          <w:b/>
          <w:bCs/>
          <w:sz w:val="24"/>
          <w:szCs w:val="24"/>
        </w:rPr>
        <w:t>自由基</w:t>
      </w:r>
      <w:r w:rsidRPr="0048256F">
        <w:rPr>
          <w:rFonts w:eastAsia="楷体"/>
          <w:b/>
          <w:bCs/>
          <w:sz w:val="24"/>
          <w:szCs w:val="24"/>
        </w:rPr>
        <w:t>反应的</w:t>
      </w:r>
      <w:r w:rsidRPr="0048256F">
        <w:rPr>
          <w:rFonts w:eastAsia="楷体" w:hint="eastAsia"/>
          <w:b/>
          <w:bCs/>
          <w:sz w:val="24"/>
          <w:szCs w:val="24"/>
        </w:rPr>
        <w:t>立体</w:t>
      </w:r>
      <w:r w:rsidRPr="0048256F">
        <w:rPr>
          <w:rFonts w:eastAsia="楷体"/>
          <w:b/>
          <w:bCs/>
          <w:sz w:val="24"/>
          <w:szCs w:val="24"/>
        </w:rPr>
        <w:t>选择性。</w:t>
      </w:r>
      <w:r w:rsidR="00AF6B51" w:rsidRPr="0048256F">
        <w:rPr>
          <w:rFonts w:eastAsia="楷体" w:hint="eastAsia"/>
          <w:bCs/>
          <w:sz w:val="24"/>
          <w:szCs w:val="24"/>
        </w:rPr>
        <w:t>值得一提的是</w:t>
      </w:r>
      <w:r w:rsidR="000510F7" w:rsidRPr="0048256F">
        <w:rPr>
          <w:rFonts w:eastAsia="楷体" w:hint="eastAsia"/>
          <w:bCs/>
          <w:sz w:val="24"/>
          <w:szCs w:val="24"/>
        </w:rPr>
        <w:t>，手性</w:t>
      </w:r>
      <w:r w:rsidR="000510F7" w:rsidRPr="0048256F">
        <w:rPr>
          <w:rFonts w:eastAsia="楷体"/>
          <w:bCs/>
          <w:sz w:val="24"/>
          <w:szCs w:val="24"/>
        </w:rPr>
        <w:t>NHC</w:t>
      </w:r>
      <w:r w:rsidR="000510F7" w:rsidRPr="0048256F">
        <w:rPr>
          <w:rFonts w:eastAsia="楷体" w:hint="eastAsia"/>
          <w:bCs/>
          <w:sz w:val="24"/>
          <w:szCs w:val="24"/>
        </w:rPr>
        <w:t>催化剂的引入会诱导</w:t>
      </w:r>
      <w:r w:rsidR="00AF6B51" w:rsidRPr="0048256F">
        <w:rPr>
          <w:rFonts w:eastAsia="楷体" w:hint="eastAsia"/>
          <w:bCs/>
          <w:sz w:val="24"/>
          <w:szCs w:val="24"/>
        </w:rPr>
        <w:t>一些自由基反应</w:t>
      </w:r>
      <w:r w:rsidR="000510F7" w:rsidRPr="0048256F">
        <w:rPr>
          <w:rFonts w:eastAsia="楷体" w:hint="eastAsia"/>
          <w:bCs/>
          <w:sz w:val="24"/>
          <w:szCs w:val="24"/>
        </w:rPr>
        <w:t>产生对映选择性。</w:t>
      </w:r>
      <w:r w:rsidR="00246764" w:rsidRPr="0048256F">
        <w:rPr>
          <w:rFonts w:eastAsia="楷体" w:hint="eastAsia"/>
          <w:sz w:val="24"/>
          <w:szCs w:val="24"/>
        </w:rPr>
        <w:t>在此</w:t>
      </w:r>
      <w:r w:rsidR="000510F7" w:rsidRPr="0048256F">
        <w:rPr>
          <w:rFonts w:eastAsia="楷体" w:hint="eastAsia"/>
          <w:sz w:val="24"/>
          <w:szCs w:val="24"/>
        </w:rPr>
        <w:t>，我们拟选取如图</w:t>
      </w:r>
      <w:r w:rsidR="000510F7" w:rsidRPr="0048256F">
        <w:rPr>
          <w:rFonts w:eastAsia="楷体"/>
          <w:sz w:val="24"/>
          <w:szCs w:val="24"/>
        </w:rPr>
        <w:t>12</w:t>
      </w:r>
      <w:r w:rsidR="000510F7" w:rsidRPr="0048256F">
        <w:rPr>
          <w:rFonts w:eastAsia="楷体" w:hint="eastAsia"/>
          <w:sz w:val="24"/>
          <w:szCs w:val="24"/>
        </w:rPr>
        <w:t>所示的实验模型</w:t>
      </w:r>
      <w:r w:rsidR="00246764" w:rsidRPr="0048256F">
        <w:rPr>
          <w:rFonts w:eastAsia="楷体" w:hint="eastAsia"/>
          <w:sz w:val="24"/>
          <w:szCs w:val="24"/>
        </w:rPr>
        <w:t>（</w:t>
      </w:r>
      <w:r w:rsidR="00246764" w:rsidRPr="0048256F">
        <w:rPr>
          <w:rFonts w:eastAsia="楷体"/>
          <w:sz w:val="24"/>
          <w:szCs w:val="24"/>
        </w:rPr>
        <w:t xml:space="preserve">(a) </w:t>
      </w:r>
      <w:r w:rsidR="00246764" w:rsidRPr="0048256F">
        <w:rPr>
          <w:rFonts w:eastAsia="楷体"/>
          <w:i/>
          <w:sz w:val="24"/>
          <w:szCs w:val="24"/>
        </w:rPr>
        <w:t>J. Am. Chem. Soc.</w:t>
      </w:r>
      <w:r w:rsidR="00246764" w:rsidRPr="0048256F">
        <w:rPr>
          <w:rFonts w:eastAsia="楷体"/>
          <w:sz w:val="24"/>
          <w:szCs w:val="24"/>
        </w:rPr>
        <w:t xml:space="preserve"> </w:t>
      </w:r>
      <w:r w:rsidR="00246764" w:rsidRPr="0048256F">
        <w:rPr>
          <w:rFonts w:eastAsia="楷体"/>
          <w:b/>
          <w:sz w:val="24"/>
          <w:szCs w:val="24"/>
        </w:rPr>
        <w:t>2014</w:t>
      </w:r>
      <w:r w:rsidR="00246764" w:rsidRPr="0048256F">
        <w:rPr>
          <w:rFonts w:eastAsia="楷体"/>
          <w:sz w:val="24"/>
          <w:szCs w:val="24"/>
        </w:rPr>
        <w:t xml:space="preserve">, </w:t>
      </w:r>
      <w:r w:rsidR="00246764" w:rsidRPr="0048256F">
        <w:rPr>
          <w:rFonts w:eastAsia="楷体"/>
          <w:i/>
          <w:sz w:val="24"/>
          <w:szCs w:val="24"/>
        </w:rPr>
        <w:t>136</w:t>
      </w:r>
      <w:r w:rsidR="00246764" w:rsidRPr="0048256F">
        <w:rPr>
          <w:rFonts w:eastAsia="楷体"/>
          <w:sz w:val="24"/>
          <w:szCs w:val="24"/>
        </w:rPr>
        <w:t xml:space="preserve">, 14674−14677; (b) </w:t>
      </w:r>
      <w:r w:rsidR="00246764" w:rsidRPr="0048256F">
        <w:rPr>
          <w:rFonts w:eastAsia="楷体"/>
          <w:i/>
          <w:sz w:val="24"/>
          <w:szCs w:val="24"/>
        </w:rPr>
        <w:t xml:space="preserve">J. Am. Chem. </w:t>
      </w:r>
      <w:r w:rsidR="00246764" w:rsidRPr="0048256F">
        <w:rPr>
          <w:rFonts w:eastAsia="楷体"/>
          <w:i/>
          <w:sz w:val="24"/>
          <w:szCs w:val="24"/>
        </w:rPr>
        <w:lastRenderedPageBreak/>
        <w:t>Soc.</w:t>
      </w:r>
      <w:r w:rsidR="00246764" w:rsidRPr="0048256F">
        <w:rPr>
          <w:rFonts w:eastAsia="楷体"/>
          <w:sz w:val="24"/>
          <w:szCs w:val="24"/>
        </w:rPr>
        <w:t xml:space="preserve"> </w:t>
      </w:r>
      <w:r w:rsidR="00246764" w:rsidRPr="0048256F">
        <w:rPr>
          <w:rFonts w:eastAsia="楷体"/>
          <w:b/>
          <w:sz w:val="24"/>
          <w:szCs w:val="24"/>
        </w:rPr>
        <w:t>2015</w:t>
      </w:r>
      <w:r w:rsidR="00246764" w:rsidRPr="0048256F">
        <w:rPr>
          <w:rFonts w:eastAsia="楷体"/>
          <w:sz w:val="24"/>
          <w:szCs w:val="24"/>
        </w:rPr>
        <w:t xml:space="preserve">, </w:t>
      </w:r>
      <w:r w:rsidR="00246764" w:rsidRPr="0048256F">
        <w:rPr>
          <w:rFonts w:eastAsia="楷体"/>
          <w:i/>
          <w:sz w:val="24"/>
          <w:szCs w:val="24"/>
        </w:rPr>
        <w:t>137</w:t>
      </w:r>
      <w:r w:rsidR="00246764" w:rsidRPr="0048256F">
        <w:rPr>
          <w:rFonts w:eastAsia="楷体"/>
          <w:sz w:val="24"/>
          <w:szCs w:val="24"/>
        </w:rPr>
        <w:t xml:space="preserve">, 10112−10115; (c) </w:t>
      </w:r>
      <w:r w:rsidR="00246764" w:rsidRPr="0048256F">
        <w:rPr>
          <w:rFonts w:eastAsia="楷体"/>
          <w:i/>
          <w:sz w:val="24"/>
          <w:szCs w:val="24"/>
        </w:rPr>
        <w:t>J. Am. Chem. Soc.</w:t>
      </w:r>
      <w:r w:rsidR="00246764" w:rsidRPr="0048256F">
        <w:rPr>
          <w:rFonts w:eastAsia="楷体"/>
          <w:sz w:val="24"/>
          <w:szCs w:val="24"/>
        </w:rPr>
        <w:t xml:space="preserve"> </w:t>
      </w:r>
      <w:r w:rsidR="00246764" w:rsidRPr="0048256F">
        <w:rPr>
          <w:rFonts w:eastAsia="楷体"/>
          <w:b/>
          <w:sz w:val="24"/>
          <w:szCs w:val="24"/>
        </w:rPr>
        <w:t>2015</w:t>
      </w:r>
      <w:r w:rsidR="00246764" w:rsidRPr="0048256F">
        <w:rPr>
          <w:rFonts w:eastAsia="楷体"/>
          <w:sz w:val="24"/>
          <w:szCs w:val="24"/>
        </w:rPr>
        <w:t xml:space="preserve">, </w:t>
      </w:r>
      <w:r w:rsidR="00246764" w:rsidRPr="0048256F">
        <w:rPr>
          <w:rFonts w:eastAsia="楷体"/>
          <w:i/>
          <w:sz w:val="24"/>
          <w:szCs w:val="24"/>
        </w:rPr>
        <w:t>137</w:t>
      </w:r>
      <w:r w:rsidR="00246764" w:rsidRPr="0048256F">
        <w:rPr>
          <w:rFonts w:eastAsia="楷体"/>
          <w:sz w:val="24"/>
          <w:szCs w:val="24"/>
        </w:rPr>
        <w:t>, 2416−2419</w:t>
      </w:r>
      <w:r w:rsidR="00246764" w:rsidRPr="0048256F">
        <w:rPr>
          <w:rFonts w:eastAsia="楷体" w:hint="eastAsia"/>
          <w:sz w:val="24"/>
          <w:szCs w:val="24"/>
        </w:rPr>
        <w:t>）</w:t>
      </w:r>
      <w:r w:rsidR="000510F7" w:rsidRPr="0048256F">
        <w:rPr>
          <w:rFonts w:eastAsia="楷体" w:hint="eastAsia"/>
          <w:sz w:val="24"/>
          <w:szCs w:val="24"/>
        </w:rPr>
        <w:t>，从理论上探究</w:t>
      </w:r>
      <w:r w:rsidR="00246764" w:rsidRPr="0048256F">
        <w:rPr>
          <w:rFonts w:eastAsia="楷体" w:hint="eastAsia"/>
          <w:sz w:val="24"/>
          <w:szCs w:val="24"/>
        </w:rPr>
        <w:t>其自由基产生的可能机制，</w:t>
      </w:r>
      <w:r w:rsidR="000510F7" w:rsidRPr="0048256F">
        <w:rPr>
          <w:rFonts w:eastAsia="楷体" w:hint="eastAsia"/>
          <w:sz w:val="24"/>
          <w:szCs w:val="24"/>
        </w:rPr>
        <w:t>从分子层面探讨</w:t>
      </w:r>
      <w:r w:rsidR="00246764" w:rsidRPr="0048256F">
        <w:rPr>
          <w:rFonts w:eastAsia="楷体" w:hint="eastAsia"/>
          <w:sz w:val="24"/>
          <w:szCs w:val="24"/>
        </w:rPr>
        <w:t>诱导</w:t>
      </w:r>
      <w:r w:rsidR="000510F7" w:rsidRPr="0048256F">
        <w:rPr>
          <w:rFonts w:eastAsia="楷体" w:hint="eastAsia"/>
          <w:sz w:val="24"/>
          <w:szCs w:val="24"/>
        </w:rPr>
        <w:t>立体选择性产生的电子和结构因素，进而厘清催化剂和反应底物在立体选择性控制方面</w:t>
      </w:r>
      <w:proofErr w:type="gramStart"/>
      <w:r w:rsidR="000510F7" w:rsidRPr="0048256F">
        <w:rPr>
          <w:rFonts w:eastAsia="楷体" w:hint="eastAsia"/>
          <w:sz w:val="24"/>
          <w:szCs w:val="24"/>
        </w:rPr>
        <w:t>的构效关系</w:t>
      </w:r>
      <w:proofErr w:type="gramEnd"/>
      <w:r w:rsidR="000510F7" w:rsidRPr="0048256F">
        <w:rPr>
          <w:rFonts w:eastAsia="楷体" w:hint="eastAsia"/>
          <w:sz w:val="24"/>
          <w:szCs w:val="24"/>
        </w:rPr>
        <w:t>。</w:t>
      </w:r>
    </w:p>
    <w:p w14:paraId="07C48818" w14:textId="000353B1" w:rsidR="00E42A42" w:rsidRPr="0048256F" w:rsidRDefault="004D3052" w:rsidP="007C3B96">
      <w:pPr>
        <w:adjustRightInd w:val="0"/>
        <w:snapToGrid w:val="0"/>
        <w:jc w:val="center"/>
      </w:pPr>
      <w:r w:rsidRPr="0048256F">
        <w:object w:dxaOrig="8339" w:dyaOrig="6122" w14:anchorId="0E05C972">
          <v:shape id="_x0000_i1036" type="#_x0000_t75" style="width:315pt;height:231.75pt" o:ole="">
            <v:imagedata r:id="rId31" o:title=""/>
          </v:shape>
          <o:OLEObject Type="Embed" ProgID="ChemDraw.Document.6.0" ShapeID="_x0000_i1036" DrawAspect="Content" ObjectID="_1707558889" r:id="rId32"/>
        </w:object>
      </w:r>
    </w:p>
    <w:p w14:paraId="2EC4E8E3" w14:textId="2E5DEB3D" w:rsidR="007C3B96" w:rsidRPr="0048256F" w:rsidRDefault="007C3B96" w:rsidP="007C3B96">
      <w:pPr>
        <w:adjustRightInd w:val="0"/>
        <w:snapToGrid w:val="0"/>
        <w:jc w:val="center"/>
        <w:rPr>
          <w:rFonts w:eastAsia="楷体"/>
          <w:sz w:val="24"/>
          <w:szCs w:val="24"/>
        </w:rPr>
      </w:pPr>
      <w:r w:rsidRPr="0048256F">
        <w:rPr>
          <w:rFonts w:eastAsia="楷体"/>
          <w:sz w:val="24"/>
          <w:szCs w:val="24"/>
        </w:rPr>
        <w:t>图</w:t>
      </w:r>
      <w:r w:rsidRPr="0048256F">
        <w:rPr>
          <w:rFonts w:eastAsia="楷体"/>
          <w:sz w:val="24"/>
          <w:szCs w:val="24"/>
        </w:rPr>
        <w:t>1</w:t>
      </w:r>
      <w:r w:rsidR="0064554D" w:rsidRPr="0048256F">
        <w:rPr>
          <w:rFonts w:eastAsia="楷体"/>
          <w:sz w:val="24"/>
          <w:szCs w:val="24"/>
        </w:rPr>
        <w:t>2</w:t>
      </w:r>
      <w:r w:rsidRPr="0048256F">
        <w:rPr>
          <w:rFonts w:eastAsia="楷体"/>
          <w:sz w:val="24"/>
          <w:szCs w:val="24"/>
        </w:rPr>
        <w:t xml:space="preserve">. </w:t>
      </w:r>
      <w:r w:rsidRPr="0048256F">
        <w:rPr>
          <w:rFonts w:eastAsia="楷体"/>
          <w:sz w:val="24"/>
          <w:szCs w:val="24"/>
        </w:rPr>
        <w:t>选取的</w:t>
      </w:r>
      <w:r w:rsidR="00AF6B51" w:rsidRPr="0048256F">
        <w:rPr>
          <w:rFonts w:eastAsia="楷体" w:hint="eastAsia"/>
          <w:sz w:val="24"/>
          <w:szCs w:val="24"/>
        </w:rPr>
        <w:t>不对称</w:t>
      </w:r>
      <w:r w:rsidRPr="0048256F">
        <w:rPr>
          <w:rFonts w:eastAsia="楷体"/>
          <w:sz w:val="24"/>
          <w:szCs w:val="24"/>
        </w:rPr>
        <w:t>NHC</w:t>
      </w:r>
      <w:r w:rsidRPr="0048256F">
        <w:rPr>
          <w:rFonts w:eastAsia="楷体"/>
          <w:sz w:val="24"/>
          <w:szCs w:val="24"/>
        </w:rPr>
        <w:t>催化</w:t>
      </w:r>
      <w:r w:rsidR="00AF6B51" w:rsidRPr="0048256F">
        <w:rPr>
          <w:rFonts w:eastAsia="楷体"/>
          <w:sz w:val="24"/>
          <w:szCs w:val="24"/>
        </w:rPr>
        <w:t>自由基</w:t>
      </w:r>
      <w:r w:rsidRPr="0048256F">
        <w:rPr>
          <w:rFonts w:eastAsia="楷体"/>
          <w:sz w:val="24"/>
          <w:szCs w:val="24"/>
        </w:rPr>
        <w:t>反应模型</w:t>
      </w:r>
    </w:p>
    <w:p w14:paraId="6583B9D8" w14:textId="77777777" w:rsidR="007C3B96" w:rsidRPr="0048256F" w:rsidRDefault="007C3B96" w:rsidP="00B70840">
      <w:pPr>
        <w:adjustRightInd w:val="0"/>
        <w:snapToGrid w:val="0"/>
        <w:jc w:val="center"/>
        <w:rPr>
          <w:rFonts w:eastAsia="楷体"/>
          <w:bCs/>
          <w:sz w:val="24"/>
          <w:szCs w:val="24"/>
        </w:rPr>
      </w:pPr>
    </w:p>
    <w:p w14:paraId="6AAC9784" w14:textId="77777777" w:rsidR="00C9262E" w:rsidRPr="0048256F" w:rsidRDefault="0044222E" w:rsidP="0044222E">
      <w:pPr>
        <w:adjustRightInd w:val="0"/>
        <w:snapToGrid w:val="0"/>
        <w:spacing w:line="440" w:lineRule="exact"/>
        <w:ind w:firstLineChars="200" w:firstLine="482"/>
        <w:rPr>
          <w:rFonts w:eastAsia="楷体"/>
          <w:sz w:val="24"/>
          <w:szCs w:val="24"/>
        </w:rPr>
      </w:pPr>
      <w:r w:rsidRPr="0048256F">
        <w:rPr>
          <w:rFonts w:eastAsia="楷体"/>
          <w:b/>
          <w:bCs/>
          <w:sz w:val="24"/>
          <w:szCs w:val="24"/>
        </w:rPr>
        <w:t>2.1.</w:t>
      </w:r>
      <w:r w:rsidR="0064554D" w:rsidRPr="0048256F">
        <w:rPr>
          <w:rFonts w:eastAsia="楷体"/>
          <w:b/>
          <w:bCs/>
          <w:sz w:val="24"/>
          <w:szCs w:val="24"/>
        </w:rPr>
        <w:t>5</w:t>
      </w:r>
      <w:r w:rsidR="0064554D" w:rsidRPr="0048256F">
        <w:rPr>
          <w:rFonts w:eastAsia="楷体" w:hint="eastAsia"/>
          <w:b/>
          <w:bCs/>
          <w:sz w:val="24"/>
          <w:szCs w:val="24"/>
        </w:rPr>
        <w:t xml:space="preserve"> </w:t>
      </w:r>
      <w:r w:rsidR="00723BB1" w:rsidRPr="0048256F">
        <w:rPr>
          <w:rFonts w:eastAsia="楷体" w:hint="eastAsia"/>
          <w:b/>
          <w:bCs/>
          <w:sz w:val="24"/>
          <w:szCs w:val="24"/>
        </w:rPr>
        <w:t>使用</w:t>
      </w:r>
      <w:r w:rsidR="00BF4E65" w:rsidRPr="0048256F">
        <w:rPr>
          <w:rFonts w:eastAsia="楷体"/>
          <w:b/>
          <w:bCs/>
          <w:sz w:val="24"/>
          <w:szCs w:val="24"/>
        </w:rPr>
        <w:t>相对自由价</w:t>
      </w:r>
      <w:r w:rsidR="0087423A" w:rsidRPr="0048256F">
        <w:rPr>
          <w:rFonts w:eastAsia="楷体" w:hint="eastAsia"/>
          <w:b/>
          <w:bCs/>
          <w:sz w:val="24"/>
          <w:szCs w:val="24"/>
        </w:rPr>
        <w:t>预测化学选择性、</w:t>
      </w:r>
      <w:r w:rsidR="00BF4E65" w:rsidRPr="0048256F">
        <w:rPr>
          <w:rFonts w:eastAsia="楷体"/>
          <w:b/>
          <w:bCs/>
          <w:sz w:val="24"/>
          <w:szCs w:val="24"/>
        </w:rPr>
        <w:t>改进</w:t>
      </w:r>
      <w:r w:rsidR="00BF4E65" w:rsidRPr="0048256F">
        <w:rPr>
          <w:rFonts w:eastAsia="楷体"/>
          <w:b/>
          <w:bCs/>
          <w:sz w:val="24"/>
          <w:szCs w:val="24"/>
        </w:rPr>
        <w:t>HMO</w:t>
      </w:r>
      <w:r w:rsidR="00BF4E65" w:rsidRPr="0048256F">
        <w:rPr>
          <w:rFonts w:eastAsia="楷体"/>
          <w:b/>
          <w:bCs/>
          <w:sz w:val="24"/>
          <w:szCs w:val="24"/>
        </w:rPr>
        <w:t>法</w:t>
      </w:r>
      <w:r w:rsidR="0087423A" w:rsidRPr="0048256F">
        <w:rPr>
          <w:rFonts w:eastAsia="楷体" w:hint="eastAsia"/>
          <w:b/>
          <w:bCs/>
          <w:sz w:val="24"/>
          <w:szCs w:val="24"/>
        </w:rPr>
        <w:t>的</w:t>
      </w:r>
      <w:r w:rsidR="00BF4E65" w:rsidRPr="0048256F">
        <w:rPr>
          <w:rFonts w:eastAsia="楷体"/>
          <w:b/>
          <w:bCs/>
          <w:sz w:val="24"/>
          <w:szCs w:val="24"/>
        </w:rPr>
        <w:t>计算精度。</w:t>
      </w:r>
      <w:r w:rsidR="00E447CC" w:rsidRPr="0048256F">
        <w:rPr>
          <w:rFonts w:eastAsia="楷体" w:hint="eastAsia"/>
          <w:sz w:val="24"/>
          <w:szCs w:val="24"/>
        </w:rPr>
        <w:t>如果</w:t>
      </w:r>
      <w:r w:rsidR="003464FA" w:rsidRPr="0048256F">
        <w:rPr>
          <w:rFonts w:eastAsia="楷体" w:hint="eastAsia"/>
          <w:sz w:val="24"/>
          <w:szCs w:val="24"/>
        </w:rPr>
        <w:t>反应位点</w:t>
      </w:r>
      <w:r w:rsidR="00E447CC" w:rsidRPr="0048256F">
        <w:rPr>
          <w:rFonts w:eastAsia="楷体" w:hint="eastAsia"/>
          <w:sz w:val="24"/>
          <w:szCs w:val="24"/>
        </w:rPr>
        <w:t>的活性</w:t>
      </w:r>
      <w:r w:rsidR="003464FA" w:rsidRPr="0048256F">
        <w:rPr>
          <w:rFonts w:eastAsia="楷体" w:hint="eastAsia"/>
          <w:sz w:val="24"/>
          <w:szCs w:val="24"/>
        </w:rPr>
        <w:t>（</w:t>
      </w:r>
      <w:r w:rsidR="00B70840" w:rsidRPr="0048256F">
        <w:rPr>
          <w:rFonts w:eastAsia="楷体" w:hint="eastAsia"/>
          <w:sz w:val="24"/>
          <w:szCs w:val="24"/>
        </w:rPr>
        <w:t>用</w:t>
      </w:r>
      <w:r w:rsidR="003464FA" w:rsidRPr="0048256F">
        <w:rPr>
          <w:rFonts w:eastAsia="楷体" w:hint="eastAsia"/>
          <w:sz w:val="24"/>
          <w:szCs w:val="24"/>
        </w:rPr>
        <w:t>自由价</w:t>
      </w:r>
      <w:r w:rsidR="00B70840" w:rsidRPr="0048256F">
        <w:rPr>
          <w:rFonts w:eastAsia="楷体" w:hint="eastAsia"/>
          <w:sz w:val="24"/>
          <w:szCs w:val="24"/>
        </w:rPr>
        <w:t>表达</w:t>
      </w:r>
      <w:r w:rsidR="003464FA" w:rsidRPr="0048256F">
        <w:rPr>
          <w:rFonts w:eastAsia="楷体" w:hint="eastAsia"/>
          <w:sz w:val="24"/>
          <w:szCs w:val="24"/>
        </w:rPr>
        <w:t>）</w:t>
      </w:r>
      <w:r w:rsidR="00E447CC" w:rsidRPr="0048256F">
        <w:rPr>
          <w:rFonts w:eastAsia="楷体" w:hint="eastAsia"/>
          <w:sz w:val="24"/>
          <w:szCs w:val="24"/>
        </w:rPr>
        <w:t>足够高，在</w:t>
      </w:r>
      <w:r w:rsidR="003464FA" w:rsidRPr="0048256F">
        <w:rPr>
          <w:rFonts w:eastAsia="楷体" w:hint="eastAsia"/>
          <w:sz w:val="24"/>
          <w:szCs w:val="24"/>
        </w:rPr>
        <w:t>C</w:t>
      </w:r>
      <w:r w:rsidR="003464FA" w:rsidRPr="0048256F">
        <w:rPr>
          <w:rFonts w:eastAsia="楷体"/>
          <w:sz w:val="24"/>
          <w:szCs w:val="24"/>
        </w:rPr>
        <w:t>-C</w:t>
      </w:r>
      <w:r w:rsidR="003464FA" w:rsidRPr="0048256F">
        <w:rPr>
          <w:rFonts w:eastAsia="楷体" w:hint="eastAsia"/>
          <w:sz w:val="24"/>
          <w:szCs w:val="24"/>
        </w:rPr>
        <w:t>距离（</w:t>
      </w:r>
      <w:r w:rsidR="003464FA" w:rsidRPr="0048256F">
        <w:rPr>
          <w:rFonts w:eastAsia="楷体" w:hint="eastAsia"/>
          <w:i/>
          <w:sz w:val="24"/>
          <w:szCs w:val="24"/>
        </w:rPr>
        <w:t>d</w:t>
      </w:r>
      <w:r w:rsidR="003464FA" w:rsidRPr="0048256F">
        <w:rPr>
          <w:rFonts w:eastAsia="楷体" w:hint="eastAsia"/>
          <w:sz w:val="24"/>
          <w:szCs w:val="24"/>
        </w:rPr>
        <w:t>）</w:t>
      </w:r>
      <w:r w:rsidR="00E447CC" w:rsidRPr="0048256F">
        <w:rPr>
          <w:rFonts w:eastAsia="楷体" w:hint="eastAsia"/>
          <w:sz w:val="24"/>
          <w:szCs w:val="24"/>
        </w:rPr>
        <w:t>很</w:t>
      </w:r>
      <w:r w:rsidR="003464FA" w:rsidRPr="0048256F">
        <w:rPr>
          <w:rFonts w:eastAsia="楷体" w:hint="eastAsia"/>
          <w:sz w:val="24"/>
          <w:szCs w:val="24"/>
        </w:rPr>
        <w:t>大</w:t>
      </w:r>
      <w:r w:rsidR="00E447CC" w:rsidRPr="0048256F">
        <w:rPr>
          <w:rFonts w:eastAsia="楷体" w:hint="eastAsia"/>
          <w:sz w:val="24"/>
          <w:szCs w:val="24"/>
        </w:rPr>
        <w:t>的时候（对应扭曲能小，电子转移程度</w:t>
      </w:r>
      <w:r w:rsidR="003464FA" w:rsidRPr="0048256F">
        <w:rPr>
          <w:rFonts w:ascii="Cambria Math" w:hAnsi="Cambria Math" w:cs="Cambria Math"/>
          <w:color w:val="222222"/>
          <w:sz w:val="20"/>
          <w:szCs w:val="20"/>
          <w:shd w:val="clear" w:color="auto" w:fill="FFFFFF"/>
        </w:rPr>
        <w:t>△</w:t>
      </w:r>
      <w:r w:rsidR="003464FA" w:rsidRPr="0048256F">
        <w:rPr>
          <w:rFonts w:ascii="Cambria Math" w:hAnsi="Cambria Math" w:cs="Cambria Math" w:hint="eastAsia"/>
          <w:i/>
          <w:color w:val="222222"/>
          <w:sz w:val="20"/>
          <w:szCs w:val="20"/>
          <w:shd w:val="clear" w:color="auto" w:fill="FFFFFF"/>
        </w:rPr>
        <w:t>e</w:t>
      </w:r>
      <w:r w:rsidR="00E447CC" w:rsidRPr="0048256F">
        <w:rPr>
          <w:rFonts w:eastAsia="楷体" w:hint="eastAsia"/>
          <w:sz w:val="24"/>
          <w:szCs w:val="24"/>
        </w:rPr>
        <w:t>低）就能到达过渡态，</w:t>
      </w:r>
      <w:r w:rsidR="003464FA" w:rsidRPr="0048256F">
        <w:rPr>
          <w:rFonts w:eastAsia="楷体" w:hint="eastAsia"/>
          <w:sz w:val="24"/>
          <w:szCs w:val="24"/>
        </w:rPr>
        <w:t>从而对应较低的能垒，那么</w:t>
      </w:r>
      <w:r w:rsidR="00C27399" w:rsidRPr="0048256F">
        <w:rPr>
          <w:rFonts w:eastAsia="楷体" w:hint="eastAsia"/>
          <w:sz w:val="24"/>
          <w:szCs w:val="24"/>
        </w:rPr>
        <w:t>计算</w:t>
      </w:r>
      <w:r w:rsidR="003464FA" w:rsidRPr="0048256F">
        <w:rPr>
          <w:rFonts w:eastAsia="楷体" w:hint="eastAsia"/>
          <w:sz w:val="24"/>
          <w:szCs w:val="24"/>
        </w:rPr>
        <w:t>反应片段的</w:t>
      </w:r>
      <w:r w:rsidR="00C27399" w:rsidRPr="0048256F">
        <w:rPr>
          <w:rFonts w:eastAsia="楷体" w:hint="eastAsia"/>
          <w:sz w:val="24"/>
          <w:szCs w:val="24"/>
        </w:rPr>
        <w:t>自由价</w:t>
      </w:r>
      <w:r w:rsidR="003464FA" w:rsidRPr="0048256F">
        <w:rPr>
          <w:rFonts w:eastAsia="楷体" w:hint="eastAsia"/>
          <w:sz w:val="24"/>
          <w:szCs w:val="24"/>
        </w:rPr>
        <w:t>（即</w:t>
      </w:r>
      <w:r w:rsidR="00C27399" w:rsidRPr="0048256F">
        <w:rPr>
          <w:rFonts w:eastAsia="楷体" w:hint="eastAsia"/>
          <w:sz w:val="24"/>
          <w:szCs w:val="24"/>
        </w:rPr>
        <w:t>活性</w:t>
      </w:r>
      <w:r w:rsidR="003464FA" w:rsidRPr="0048256F">
        <w:rPr>
          <w:rFonts w:eastAsia="楷体" w:hint="eastAsia"/>
          <w:sz w:val="24"/>
          <w:szCs w:val="24"/>
        </w:rPr>
        <w:t>）大小即</w:t>
      </w:r>
      <w:r w:rsidR="00C27399" w:rsidRPr="0048256F">
        <w:rPr>
          <w:rFonts w:eastAsia="楷体" w:hint="eastAsia"/>
          <w:sz w:val="24"/>
          <w:szCs w:val="24"/>
        </w:rPr>
        <w:t>可</w:t>
      </w:r>
      <w:r w:rsidR="003464FA" w:rsidRPr="0048256F">
        <w:rPr>
          <w:rFonts w:eastAsia="楷体" w:hint="eastAsia"/>
          <w:sz w:val="24"/>
          <w:szCs w:val="24"/>
        </w:rPr>
        <w:t>预测化学选择性。</w:t>
      </w:r>
      <w:r w:rsidR="006C3AA2" w:rsidRPr="0048256F">
        <w:rPr>
          <w:rFonts w:eastAsia="楷体"/>
          <w:sz w:val="24"/>
          <w:szCs w:val="24"/>
        </w:rPr>
        <w:t>使用</w:t>
      </w:r>
      <w:r w:rsidR="00633B90" w:rsidRPr="0048256F">
        <w:rPr>
          <w:rFonts w:eastAsia="楷体" w:hint="eastAsia"/>
          <w:sz w:val="24"/>
          <w:szCs w:val="24"/>
        </w:rPr>
        <w:t>基于</w:t>
      </w:r>
      <w:r w:rsidR="00E901BB" w:rsidRPr="0048256F">
        <w:rPr>
          <w:rFonts w:eastAsia="楷体" w:hint="eastAsia"/>
          <w:sz w:val="24"/>
          <w:szCs w:val="24"/>
        </w:rPr>
        <w:t>高精度方法（如</w:t>
      </w:r>
      <w:r w:rsidR="006C3AA2" w:rsidRPr="0048256F">
        <w:rPr>
          <w:rFonts w:eastAsia="楷体"/>
          <w:sz w:val="24"/>
          <w:szCs w:val="24"/>
        </w:rPr>
        <w:t>DFT</w:t>
      </w:r>
      <w:r w:rsidR="00E901BB" w:rsidRPr="0048256F">
        <w:rPr>
          <w:rFonts w:eastAsia="楷体" w:hint="eastAsia"/>
          <w:sz w:val="24"/>
          <w:szCs w:val="24"/>
        </w:rPr>
        <w:t>）</w:t>
      </w:r>
      <w:r w:rsidR="006C3AA2" w:rsidRPr="0048256F">
        <w:rPr>
          <w:rFonts w:eastAsia="楷体"/>
          <w:sz w:val="24"/>
          <w:szCs w:val="24"/>
        </w:rPr>
        <w:t>的原子轨道组合系数计算</w:t>
      </w:r>
      <w:r w:rsidR="006C3AA2" w:rsidRPr="0048256F">
        <w:rPr>
          <w:rFonts w:eastAsia="楷体"/>
          <w:sz w:val="24"/>
          <w:szCs w:val="24"/>
        </w:rPr>
        <w:t>π</w:t>
      </w:r>
      <w:r w:rsidR="006C3AA2" w:rsidRPr="0048256F">
        <w:rPr>
          <w:rFonts w:eastAsia="楷体"/>
          <w:sz w:val="24"/>
          <w:szCs w:val="24"/>
        </w:rPr>
        <w:t>键级和自由价，则需要找出分子</w:t>
      </w:r>
      <w:r w:rsidR="00C27399" w:rsidRPr="0048256F">
        <w:rPr>
          <w:rFonts w:eastAsia="楷体"/>
          <w:sz w:val="24"/>
          <w:szCs w:val="24"/>
        </w:rPr>
        <w:t>占据的</w:t>
      </w:r>
      <w:r w:rsidR="006C3AA2" w:rsidRPr="0048256F">
        <w:rPr>
          <w:rFonts w:eastAsia="楷体"/>
          <w:sz w:val="24"/>
          <w:szCs w:val="24"/>
        </w:rPr>
        <w:t>所有大</w:t>
      </w:r>
      <w:r w:rsidR="006C3AA2" w:rsidRPr="0048256F">
        <w:rPr>
          <w:rFonts w:eastAsia="楷体"/>
          <w:sz w:val="24"/>
          <w:szCs w:val="24"/>
        </w:rPr>
        <w:t>π</w:t>
      </w:r>
      <w:r w:rsidR="006C3AA2" w:rsidRPr="0048256F">
        <w:rPr>
          <w:rFonts w:eastAsia="楷体"/>
          <w:sz w:val="24"/>
          <w:szCs w:val="24"/>
        </w:rPr>
        <w:t>离域分子轨道，</w:t>
      </w:r>
      <w:r w:rsidR="00E901BB" w:rsidRPr="0048256F">
        <w:rPr>
          <w:rFonts w:eastAsia="楷体"/>
          <w:sz w:val="24"/>
          <w:szCs w:val="24"/>
        </w:rPr>
        <w:t>再</w:t>
      </w:r>
      <w:r w:rsidR="00E901BB" w:rsidRPr="0048256F">
        <w:rPr>
          <w:rFonts w:eastAsia="楷体" w:hint="eastAsia"/>
          <w:sz w:val="24"/>
          <w:szCs w:val="24"/>
        </w:rPr>
        <w:t>经过归一化</w:t>
      </w:r>
      <w:r w:rsidR="00E901BB" w:rsidRPr="0048256F">
        <w:rPr>
          <w:rFonts w:eastAsia="楷体"/>
          <w:sz w:val="24"/>
          <w:szCs w:val="24"/>
        </w:rPr>
        <w:t>处理</w:t>
      </w:r>
      <w:r w:rsidR="00E901BB" w:rsidRPr="0048256F">
        <w:rPr>
          <w:rFonts w:eastAsia="楷体" w:hint="eastAsia"/>
          <w:sz w:val="24"/>
          <w:szCs w:val="24"/>
        </w:rPr>
        <w:t>这些分子轨道中的线性组合系数</w:t>
      </w:r>
      <w:r w:rsidR="00EC615C" w:rsidRPr="0048256F">
        <w:rPr>
          <w:rFonts w:eastAsia="楷体" w:hint="eastAsia"/>
          <w:sz w:val="24"/>
          <w:szCs w:val="24"/>
        </w:rPr>
        <w:t>，</w:t>
      </w:r>
      <w:r w:rsidR="009F1376" w:rsidRPr="0048256F">
        <w:rPr>
          <w:rFonts w:eastAsia="楷体" w:hint="eastAsia"/>
          <w:sz w:val="24"/>
          <w:szCs w:val="24"/>
        </w:rPr>
        <w:t>然</w:t>
      </w:r>
      <w:r w:rsidR="00E901BB" w:rsidRPr="0048256F">
        <w:rPr>
          <w:rFonts w:eastAsia="楷体"/>
          <w:sz w:val="24"/>
          <w:szCs w:val="24"/>
        </w:rPr>
        <w:t>后</w:t>
      </w:r>
      <w:r w:rsidR="00E901BB" w:rsidRPr="0048256F">
        <w:rPr>
          <w:rFonts w:eastAsia="楷体" w:hint="eastAsia"/>
          <w:sz w:val="24"/>
          <w:szCs w:val="24"/>
        </w:rPr>
        <w:t>用键级和自由价公式计算</w:t>
      </w:r>
      <w:r w:rsidR="00E901BB" w:rsidRPr="0048256F">
        <w:rPr>
          <w:rFonts w:eastAsia="楷体"/>
          <w:sz w:val="24"/>
          <w:szCs w:val="24"/>
        </w:rPr>
        <w:t>得到自由价</w:t>
      </w:r>
      <w:r w:rsidR="00EC615C" w:rsidRPr="0048256F">
        <w:rPr>
          <w:rFonts w:eastAsia="楷体" w:hint="eastAsia"/>
          <w:sz w:val="24"/>
          <w:szCs w:val="24"/>
        </w:rPr>
        <w:t>。</w:t>
      </w:r>
      <w:r w:rsidR="00CC2397" w:rsidRPr="0048256F">
        <w:rPr>
          <w:rFonts w:eastAsia="楷体" w:hint="eastAsia"/>
          <w:sz w:val="24"/>
          <w:szCs w:val="24"/>
        </w:rPr>
        <w:t>传统的自由价计算方法对于简单体系尚可，而对于处理具有多个共轭平面的复杂分子的原子自由价来说是非常困难的，因此，编写一套计算程序来计算复杂体系的自由价是本项目亟待解决的问题之一</w:t>
      </w:r>
      <w:r w:rsidR="00E901BB" w:rsidRPr="0048256F">
        <w:rPr>
          <w:rFonts w:eastAsia="楷体"/>
          <w:sz w:val="24"/>
          <w:szCs w:val="24"/>
        </w:rPr>
        <w:t>。</w:t>
      </w:r>
      <w:r w:rsidR="00CC2397" w:rsidRPr="0048256F">
        <w:rPr>
          <w:rFonts w:eastAsia="楷体" w:hint="eastAsia"/>
          <w:sz w:val="24"/>
          <w:szCs w:val="24"/>
        </w:rPr>
        <w:t>鉴于此</w:t>
      </w:r>
      <w:r w:rsidR="00BF4E65" w:rsidRPr="0048256F">
        <w:rPr>
          <w:rFonts w:eastAsia="楷体"/>
          <w:sz w:val="24"/>
          <w:szCs w:val="24"/>
        </w:rPr>
        <w:t>，我们拟开展以下三项具体内容：</w:t>
      </w:r>
    </w:p>
    <w:p w14:paraId="12C1083C" w14:textId="63E0DB27" w:rsidR="00C9262E" w:rsidRPr="0048256F" w:rsidRDefault="00BF4E65" w:rsidP="0044222E">
      <w:pPr>
        <w:adjustRightInd w:val="0"/>
        <w:snapToGrid w:val="0"/>
        <w:spacing w:line="440" w:lineRule="exact"/>
        <w:ind w:firstLineChars="200" w:firstLine="482"/>
        <w:rPr>
          <w:rFonts w:eastAsia="楷体"/>
          <w:sz w:val="24"/>
          <w:szCs w:val="24"/>
        </w:rPr>
      </w:pPr>
      <w:r w:rsidRPr="0048256F">
        <w:rPr>
          <w:rFonts w:eastAsia="楷体"/>
          <w:b/>
          <w:bCs/>
          <w:sz w:val="24"/>
          <w:szCs w:val="24"/>
        </w:rPr>
        <w:t>1</w:t>
      </w:r>
      <w:r w:rsidRPr="0048256F">
        <w:rPr>
          <w:rFonts w:eastAsia="楷体"/>
          <w:b/>
          <w:bCs/>
          <w:sz w:val="24"/>
          <w:szCs w:val="24"/>
        </w:rPr>
        <w:t>）</w:t>
      </w:r>
      <w:r w:rsidRPr="0048256F">
        <w:rPr>
          <w:rFonts w:eastAsia="楷体" w:hint="eastAsia"/>
          <w:b/>
          <w:bCs/>
          <w:sz w:val="24"/>
          <w:szCs w:val="24"/>
        </w:rPr>
        <w:t>编写一套处理</w:t>
      </w:r>
      <w:r w:rsidRPr="0048256F">
        <w:rPr>
          <w:rFonts w:eastAsia="楷体"/>
          <w:b/>
          <w:bCs/>
          <w:sz w:val="24"/>
          <w:szCs w:val="24"/>
        </w:rPr>
        <w:t>Gaussian</w:t>
      </w:r>
      <w:r w:rsidRPr="0048256F">
        <w:rPr>
          <w:rFonts w:eastAsia="楷体" w:hint="eastAsia"/>
          <w:b/>
          <w:bCs/>
          <w:sz w:val="24"/>
          <w:szCs w:val="24"/>
        </w:rPr>
        <w:t>输出文件的</w:t>
      </w:r>
      <w:r w:rsidRPr="0048256F">
        <w:rPr>
          <w:rFonts w:eastAsia="楷体"/>
          <w:b/>
          <w:bCs/>
          <w:sz w:val="24"/>
          <w:szCs w:val="24"/>
        </w:rPr>
        <w:t>Python</w:t>
      </w:r>
      <w:r w:rsidRPr="0048256F">
        <w:rPr>
          <w:rFonts w:eastAsia="楷体" w:hint="eastAsia"/>
          <w:b/>
          <w:bCs/>
          <w:sz w:val="24"/>
          <w:szCs w:val="24"/>
        </w:rPr>
        <w:t>程序来计算原子的相关</w:t>
      </w:r>
      <w:r w:rsidRPr="0048256F">
        <w:rPr>
          <w:rFonts w:eastAsia="楷体"/>
          <w:b/>
          <w:bCs/>
          <w:sz w:val="24"/>
          <w:szCs w:val="24"/>
        </w:rPr>
        <w:t>π</w:t>
      </w:r>
      <w:r w:rsidRPr="0048256F">
        <w:rPr>
          <w:rFonts w:eastAsia="楷体" w:hint="eastAsia"/>
          <w:b/>
          <w:bCs/>
          <w:sz w:val="24"/>
          <w:szCs w:val="24"/>
        </w:rPr>
        <w:t>键级</w:t>
      </w:r>
      <w:r w:rsidR="00EC615C" w:rsidRPr="0048256F">
        <w:rPr>
          <w:rFonts w:eastAsia="楷体" w:hint="eastAsia"/>
          <w:b/>
          <w:bCs/>
          <w:sz w:val="24"/>
          <w:szCs w:val="24"/>
        </w:rPr>
        <w:t>及其</w:t>
      </w:r>
      <w:r w:rsidRPr="0048256F">
        <w:rPr>
          <w:rFonts w:eastAsia="楷体" w:hint="eastAsia"/>
          <w:b/>
          <w:bCs/>
          <w:sz w:val="24"/>
          <w:szCs w:val="24"/>
        </w:rPr>
        <w:t>自由价</w:t>
      </w:r>
      <w:r w:rsidR="00A50FA1" w:rsidRPr="0048256F">
        <w:rPr>
          <w:rFonts w:eastAsia="楷体" w:hint="eastAsia"/>
          <w:b/>
          <w:bCs/>
          <w:sz w:val="24"/>
          <w:szCs w:val="24"/>
        </w:rPr>
        <w:t>（具体流程参见研究方案部分）</w:t>
      </w:r>
      <w:r w:rsidRPr="0048256F">
        <w:rPr>
          <w:rFonts w:eastAsia="楷体" w:hint="eastAsia"/>
          <w:b/>
          <w:bCs/>
          <w:sz w:val="24"/>
          <w:szCs w:val="24"/>
        </w:rPr>
        <w:t>，然后将其推广用于预测</w:t>
      </w:r>
      <w:r w:rsidR="00A50FA1" w:rsidRPr="0048256F">
        <w:rPr>
          <w:rFonts w:eastAsia="楷体" w:hint="eastAsia"/>
          <w:b/>
          <w:bCs/>
          <w:sz w:val="24"/>
          <w:szCs w:val="24"/>
        </w:rPr>
        <w:t>自由基</w:t>
      </w:r>
      <w:r w:rsidRPr="0048256F">
        <w:rPr>
          <w:rFonts w:eastAsia="楷体" w:hint="eastAsia"/>
          <w:b/>
          <w:bCs/>
          <w:sz w:val="24"/>
          <w:szCs w:val="24"/>
        </w:rPr>
        <w:t>反应的化学选择性</w:t>
      </w:r>
      <w:r w:rsidR="009E4711" w:rsidRPr="0048256F">
        <w:rPr>
          <w:rFonts w:eastAsia="楷体" w:hint="eastAsia"/>
          <w:sz w:val="24"/>
          <w:szCs w:val="24"/>
        </w:rPr>
        <w:t>。</w:t>
      </w:r>
      <w:r w:rsidR="00E6543F" w:rsidRPr="0048256F">
        <w:rPr>
          <w:rFonts w:eastAsia="楷体" w:hint="eastAsia"/>
          <w:sz w:val="24"/>
          <w:szCs w:val="24"/>
        </w:rPr>
        <w:t>如图</w:t>
      </w:r>
      <w:r w:rsidR="00E6543F" w:rsidRPr="0048256F">
        <w:rPr>
          <w:rFonts w:eastAsia="楷体" w:hint="eastAsia"/>
          <w:sz w:val="24"/>
          <w:szCs w:val="24"/>
        </w:rPr>
        <w:t>1</w:t>
      </w:r>
      <w:r w:rsidR="00E6543F" w:rsidRPr="0048256F">
        <w:rPr>
          <w:rFonts w:eastAsia="楷体"/>
          <w:sz w:val="24"/>
          <w:szCs w:val="24"/>
        </w:rPr>
        <w:t>3~14</w:t>
      </w:r>
      <w:r w:rsidR="00E6543F" w:rsidRPr="0048256F">
        <w:rPr>
          <w:rFonts w:eastAsia="楷体" w:hint="eastAsia"/>
          <w:sz w:val="24"/>
          <w:szCs w:val="24"/>
        </w:rPr>
        <w:t>所示</w:t>
      </w:r>
      <w:r w:rsidR="003914AD" w:rsidRPr="0048256F">
        <w:rPr>
          <w:rFonts w:eastAsia="楷体" w:hint="eastAsia"/>
          <w:sz w:val="24"/>
          <w:szCs w:val="24"/>
        </w:rPr>
        <w:t>，</w:t>
      </w:r>
      <w:r w:rsidR="00E6543F" w:rsidRPr="0048256F">
        <w:rPr>
          <w:rFonts w:eastAsia="楷体" w:hint="eastAsia"/>
          <w:sz w:val="24"/>
          <w:szCs w:val="24"/>
        </w:rPr>
        <w:t>对于比较简单的只有一个共轭平面的共轭分子来说，</w:t>
      </w:r>
      <w:r w:rsidR="003914AD" w:rsidRPr="0048256F">
        <w:rPr>
          <w:rFonts w:eastAsia="楷体" w:hint="eastAsia"/>
          <w:sz w:val="24"/>
          <w:szCs w:val="24"/>
        </w:rPr>
        <w:t>我们</w:t>
      </w:r>
      <w:r w:rsidR="00E6543F" w:rsidRPr="0048256F">
        <w:rPr>
          <w:rFonts w:eastAsia="楷体" w:hint="eastAsia"/>
          <w:sz w:val="24"/>
          <w:szCs w:val="24"/>
        </w:rPr>
        <w:t>目前</w:t>
      </w:r>
      <w:r w:rsidR="003914AD" w:rsidRPr="0048256F">
        <w:rPr>
          <w:rFonts w:eastAsia="楷体" w:hint="eastAsia"/>
          <w:sz w:val="24"/>
          <w:szCs w:val="24"/>
        </w:rPr>
        <w:t>编写</w:t>
      </w:r>
      <w:r w:rsidR="00E6543F" w:rsidRPr="0048256F">
        <w:rPr>
          <w:rFonts w:eastAsia="楷体" w:hint="eastAsia"/>
          <w:sz w:val="24"/>
          <w:szCs w:val="24"/>
        </w:rPr>
        <w:t>好</w:t>
      </w:r>
      <w:r w:rsidR="003914AD" w:rsidRPr="0048256F">
        <w:rPr>
          <w:rFonts w:eastAsia="楷体" w:hint="eastAsia"/>
          <w:sz w:val="24"/>
          <w:szCs w:val="24"/>
        </w:rPr>
        <w:t>的程序</w:t>
      </w:r>
      <w:r w:rsidR="00E6543F" w:rsidRPr="0048256F">
        <w:rPr>
          <w:rFonts w:eastAsia="楷体" w:hint="eastAsia"/>
          <w:sz w:val="24"/>
          <w:szCs w:val="24"/>
        </w:rPr>
        <w:t>计算已经能非常准确地计算</w:t>
      </w:r>
      <w:r w:rsidR="00E6543F" w:rsidRPr="0048256F">
        <w:rPr>
          <w:rFonts w:eastAsia="楷体"/>
          <w:sz w:val="24"/>
          <w:szCs w:val="24"/>
        </w:rPr>
        <w:t>π</w:t>
      </w:r>
      <w:r w:rsidR="00E6543F" w:rsidRPr="0048256F">
        <w:rPr>
          <w:rFonts w:eastAsia="楷体"/>
          <w:sz w:val="24"/>
          <w:szCs w:val="24"/>
        </w:rPr>
        <w:t>键级和</w:t>
      </w:r>
      <w:r w:rsidR="00E6543F" w:rsidRPr="0048256F">
        <w:rPr>
          <w:rFonts w:eastAsia="楷体" w:hint="eastAsia"/>
          <w:sz w:val="24"/>
          <w:szCs w:val="24"/>
        </w:rPr>
        <w:t>原子</w:t>
      </w:r>
      <w:r w:rsidR="00E6543F" w:rsidRPr="0048256F">
        <w:rPr>
          <w:rFonts w:eastAsia="楷体"/>
          <w:sz w:val="24"/>
          <w:szCs w:val="24"/>
        </w:rPr>
        <w:t>自由价</w:t>
      </w:r>
      <w:r w:rsidR="00E6543F" w:rsidRPr="0048256F">
        <w:rPr>
          <w:rFonts w:eastAsia="楷体" w:hint="eastAsia"/>
          <w:sz w:val="24"/>
          <w:szCs w:val="24"/>
        </w:rPr>
        <w:t>。</w:t>
      </w:r>
      <w:r w:rsidR="00346549" w:rsidRPr="0048256F">
        <w:rPr>
          <w:rFonts w:eastAsia="楷体" w:hint="eastAsia"/>
          <w:sz w:val="24"/>
          <w:szCs w:val="24"/>
        </w:rPr>
        <w:t>如图</w:t>
      </w:r>
      <w:r w:rsidR="00346549" w:rsidRPr="0048256F">
        <w:rPr>
          <w:rFonts w:eastAsia="楷体" w:hint="eastAsia"/>
          <w:sz w:val="24"/>
          <w:szCs w:val="24"/>
        </w:rPr>
        <w:t>1</w:t>
      </w:r>
      <w:r w:rsidR="00346549" w:rsidRPr="0048256F">
        <w:rPr>
          <w:rFonts w:eastAsia="楷体"/>
          <w:sz w:val="24"/>
          <w:szCs w:val="24"/>
        </w:rPr>
        <w:t>3</w:t>
      </w:r>
      <w:r w:rsidR="00346549" w:rsidRPr="0048256F">
        <w:rPr>
          <w:rFonts w:eastAsia="楷体" w:hint="eastAsia"/>
          <w:sz w:val="24"/>
          <w:szCs w:val="24"/>
        </w:rPr>
        <w:t>所示，我们以程序处理基准分子（三亚甲基甲烷自由基）为例，</w:t>
      </w:r>
      <w:r w:rsidR="00DD0D29" w:rsidRPr="0048256F">
        <w:rPr>
          <w:rFonts w:eastAsia="楷体" w:hint="eastAsia"/>
          <w:sz w:val="24"/>
          <w:szCs w:val="24"/>
        </w:rPr>
        <w:t>通过读取</w:t>
      </w:r>
      <w:r w:rsidR="00451C88" w:rsidRPr="0048256F">
        <w:rPr>
          <w:rFonts w:eastAsia="楷体" w:hint="eastAsia"/>
          <w:sz w:val="24"/>
          <w:szCs w:val="24"/>
        </w:rPr>
        <w:t>和处理输出</w:t>
      </w:r>
      <w:r w:rsidR="00DD0D29" w:rsidRPr="0048256F">
        <w:rPr>
          <w:rFonts w:eastAsia="楷体" w:hint="eastAsia"/>
          <w:sz w:val="24"/>
          <w:szCs w:val="24"/>
        </w:rPr>
        <w:t>文件</w:t>
      </w:r>
      <w:r w:rsidR="00451C88" w:rsidRPr="0048256F">
        <w:rPr>
          <w:rFonts w:eastAsia="楷体" w:hint="eastAsia"/>
          <w:sz w:val="24"/>
          <w:szCs w:val="24"/>
        </w:rPr>
        <w:t>，可计算得到</w:t>
      </w:r>
      <w:r w:rsidR="00346549" w:rsidRPr="0048256F">
        <w:rPr>
          <w:rFonts w:eastAsia="楷体" w:hint="eastAsia"/>
          <w:sz w:val="24"/>
          <w:szCs w:val="24"/>
        </w:rPr>
        <w:t>中心碳</w:t>
      </w:r>
      <w:r w:rsidR="00451C88" w:rsidRPr="0048256F">
        <w:rPr>
          <w:rFonts w:eastAsia="楷体" w:hint="eastAsia"/>
          <w:sz w:val="24"/>
          <w:szCs w:val="24"/>
        </w:rPr>
        <w:t>（</w:t>
      </w:r>
      <w:r w:rsidR="00346549" w:rsidRPr="0048256F">
        <w:rPr>
          <w:rFonts w:eastAsia="楷体" w:hint="eastAsia"/>
          <w:sz w:val="24"/>
          <w:szCs w:val="24"/>
        </w:rPr>
        <w:t>具有</w:t>
      </w:r>
      <w:r w:rsidR="00346549" w:rsidRPr="0048256F">
        <w:rPr>
          <w:rFonts w:eastAsia="楷体" w:hint="eastAsia"/>
          <w:i/>
          <w:iCs/>
          <w:sz w:val="24"/>
          <w:szCs w:val="24"/>
        </w:rPr>
        <w:t>sp</w:t>
      </w:r>
      <w:r w:rsidR="00346549" w:rsidRPr="0048256F">
        <w:rPr>
          <w:rFonts w:eastAsia="楷体"/>
          <w:i/>
          <w:iCs/>
          <w:sz w:val="24"/>
          <w:szCs w:val="24"/>
          <w:vertAlign w:val="superscript"/>
        </w:rPr>
        <w:t>2</w:t>
      </w:r>
      <w:r w:rsidR="00346549" w:rsidRPr="0048256F">
        <w:rPr>
          <w:rFonts w:eastAsia="楷体" w:hint="eastAsia"/>
          <w:sz w:val="24"/>
          <w:szCs w:val="24"/>
        </w:rPr>
        <w:t>杂化类型碳的最大</w:t>
      </w:r>
      <w:r w:rsidR="00346549" w:rsidRPr="0048256F">
        <w:rPr>
          <w:rFonts w:eastAsia="楷体"/>
          <w:sz w:val="24"/>
          <w:szCs w:val="24"/>
        </w:rPr>
        <w:t>π</w:t>
      </w:r>
      <w:r w:rsidR="00346549" w:rsidRPr="0048256F">
        <w:rPr>
          <w:rFonts w:eastAsia="楷体"/>
          <w:sz w:val="24"/>
          <w:szCs w:val="24"/>
        </w:rPr>
        <w:t>键级</w:t>
      </w:r>
      <w:r w:rsidR="00451C88" w:rsidRPr="0048256F">
        <w:rPr>
          <w:rFonts w:eastAsia="楷体" w:hint="eastAsia"/>
          <w:sz w:val="24"/>
          <w:szCs w:val="24"/>
        </w:rPr>
        <w:t>）的相关</w:t>
      </w:r>
      <w:r w:rsidR="00451C88" w:rsidRPr="0048256F">
        <w:rPr>
          <w:rFonts w:eastAsia="楷体"/>
          <w:sz w:val="24"/>
          <w:szCs w:val="24"/>
        </w:rPr>
        <w:lastRenderedPageBreak/>
        <w:t>π</w:t>
      </w:r>
      <w:r w:rsidR="00451C88" w:rsidRPr="0048256F">
        <w:rPr>
          <w:rFonts w:eastAsia="楷体"/>
          <w:sz w:val="24"/>
          <w:szCs w:val="24"/>
        </w:rPr>
        <w:t>键级</w:t>
      </w:r>
      <w:r w:rsidR="00451C88" w:rsidRPr="0048256F">
        <w:rPr>
          <w:rFonts w:eastAsia="楷体" w:hint="eastAsia"/>
          <w:sz w:val="24"/>
          <w:szCs w:val="24"/>
        </w:rPr>
        <w:t>为</w:t>
      </w:r>
      <w:r w:rsidR="00346549" w:rsidRPr="0048256F">
        <w:rPr>
          <w:rFonts w:eastAsia="楷体" w:hint="eastAsia"/>
          <w:sz w:val="24"/>
          <w:szCs w:val="24"/>
        </w:rPr>
        <w:t>1</w:t>
      </w:r>
      <w:r w:rsidR="00346549" w:rsidRPr="0048256F">
        <w:rPr>
          <w:rFonts w:eastAsia="楷体"/>
          <w:sz w:val="24"/>
          <w:szCs w:val="24"/>
        </w:rPr>
        <w:t>.66</w:t>
      </w:r>
      <w:r w:rsidR="00451C88" w:rsidRPr="0048256F">
        <w:rPr>
          <w:rFonts w:eastAsia="楷体" w:hint="eastAsia"/>
          <w:sz w:val="24"/>
          <w:szCs w:val="24"/>
        </w:rPr>
        <w:t>（</w:t>
      </w:r>
      <w:r w:rsidR="00451C88" w:rsidRPr="0048256F">
        <w:rPr>
          <w:rFonts w:eastAsia="楷体" w:hint="eastAsia"/>
          <w:i/>
          <w:iCs/>
          <w:sz w:val="24"/>
          <w:szCs w:val="24"/>
        </w:rPr>
        <w:t>F</w:t>
      </w:r>
      <w:r w:rsidR="00451C88" w:rsidRPr="0048256F">
        <w:rPr>
          <w:rFonts w:eastAsia="楷体" w:hint="eastAsia"/>
          <w:sz w:val="24"/>
          <w:szCs w:val="24"/>
          <w:vertAlign w:val="subscript"/>
        </w:rPr>
        <w:t>max</w:t>
      </w:r>
      <w:r w:rsidR="00451C88" w:rsidRPr="0048256F">
        <w:rPr>
          <w:rFonts w:eastAsia="楷体" w:hint="eastAsia"/>
          <w:sz w:val="24"/>
          <w:szCs w:val="24"/>
        </w:rPr>
        <w:t>）。</w:t>
      </w:r>
    </w:p>
    <w:p w14:paraId="68347677" w14:textId="7FC435D1" w:rsidR="00E6543F" w:rsidRPr="0048256F" w:rsidRDefault="009E4711" w:rsidP="00E6543F">
      <w:pPr>
        <w:adjustRightInd w:val="0"/>
        <w:snapToGrid w:val="0"/>
        <w:spacing w:line="360" w:lineRule="auto"/>
        <w:jc w:val="center"/>
        <w:rPr>
          <w:rFonts w:eastAsia="楷体"/>
          <w:sz w:val="24"/>
          <w:szCs w:val="24"/>
        </w:rPr>
      </w:pPr>
      <w:r w:rsidRPr="0048256F">
        <w:rPr>
          <w:rFonts w:eastAsia="楷体"/>
          <w:noProof/>
          <w:sz w:val="24"/>
          <w:szCs w:val="24"/>
        </w:rPr>
        <w:drawing>
          <wp:inline distT="0" distB="0" distL="0" distR="0" wp14:anchorId="0E4A054D" wp14:editId="4DBD06C5">
            <wp:extent cx="3291840" cy="396239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3"/>
                    <a:stretch>
                      <a:fillRect/>
                    </a:stretch>
                  </pic:blipFill>
                  <pic:spPr bwMode="auto">
                    <a:xfrm>
                      <a:off x="0" y="0"/>
                      <a:ext cx="3291840" cy="3962399"/>
                    </a:xfrm>
                    <a:prstGeom prst="rect">
                      <a:avLst/>
                    </a:prstGeom>
                    <a:noFill/>
                    <a:ln>
                      <a:noFill/>
                    </a:ln>
                  </pic:spPr>
                </pic:pic>
              </a:graphicData>
            </a:graphic>
          </wp:inline>
        </w:drawing>
      </w:r>
      <w:r w:rsidR="005A1A59" w:rsidRPr="0048256F">
        <w:rPr>
          <w:rFonts w:eastAsia="楷体"/>
          <w:noProof/>
          <w:sz w:val="24"/>
          <w:szCs w:val="24"/>
        </w:rPr>
        <w:t xml:space="preserve"> </w:t>
      </w:r>
    </w:p>
    <w:p w14:paraId="02383C61" w14:textId="444463B3" w:rsidR="009E4711" w:rsidRPr="0048256F" w:rsidRDefault="00E6543F" w:rsidP="00E6543F">
      <w:pPr>
        <w:adjustRightInd w:val="0"/>
        <w:snapToGrid w:val="0"/>
        <w:spacing w:line="360" w:lineRule="auto"/>
        <w:jc w:val="center"/>
        <w:rPr>
          <w:rFonts w:eastAsia="楷体"/>
          <w:sz w:val="24"/>
          <w:szCs w:val="24"/>
        </w:rPr>
      </w:pPr>
      <w:r w:rsidRPr="0048256F">
        <w:rPr>
          <w:rFonts w:eastAsia="楷体"/>
          <w:sz w:val="24"/>
          <w:szCs w:val="24"/>
        </w:rPr>
        <w:t>图</w:t>
      </w:r>
      <w:r w:rsidRPr="0048256F">
        <w:rPr>
          <w:rFonts w:eastAsia="楷体"/>
          <w:sz w:val="24"/>
          <w:szCs w:val="24"/>
        </w:rPr>
        <w:t>1</w:t>
      </w:r>
      <w:r w:rsidRPr="0048256F">
        <w:rPr>
          <w:rFonts w:eastAsia="楷体" w:hint="eastAsia"/>
          <w:sz w:val="24"/>
          <w:szCs w:val="24"/>
        </w:rPr>
        <w:t>3</w:t>
      </w:r>
      <w:r w:rsidRPr="0048256F">
        <w:rPr>
          <w:rFonts w:eastAsia="楷体"/>
          <w:sz w:val="24"/>
          <w:szCs w:val="24"/>
        </w:rPr>
        <w:t xml:space="preserve">. </w:t>
      </w:r>
      <w:r w:rsidR="005A1A59" w:rsidRPr="0048256F">
        <w:rPr>
          <w:rFonts w:eastAsia="楷体"/>
          <w:sz w:val="24"/>
          <w:szCs w:val="24"/>
        </w:rPr>
        <w:t>B3LYP/6-31G</w:t>
      </w:r>
      <w:r w:rsidR="005A1A59" w:rsidRPr="0048256F">
        <w:rPr>
          <w:rFonts w:eastAsia="楷体" w:hint="eastAsia"/>
          <w:sz w:val="24"/>
          <w:szCs w:val="24"/>
        </w:rPr>
        <w:t>(</w:t>
      </w:r>
      <w:proofErr w:type="spellStart"/>
      <w:r w:rsidR="005A1A59" w:rsidRPr="0048256F">
        <w:rPr>
          <w:rFonts w:eastAsia="楷体"/>
          <w:sz w:val="24"/>
          <w:szCs w:val="24"/>
        </w:rPr>
        <w:t>d,p</w:t>
      </w:r>
      <w:proofErr w:type="spellEnd"/>
      <w:r w:rsidR="005A1A59" w:rsidRPr="0048256F">
        <w:rPr>
          <w:rFonts w:eastAsia="楷体"/>
          <w:sz w:val="24"/>
          <w:szCs w:val="24"/>
        </w:rPr>
        <w:t>)</w:t>
      </w:r>
      <w:r w:rsidR="005A1A59" w:rsidRPr="0048256F">
        <w:rPr>
          <w:rFonts w:eastAsia="楷体" w:hint="eastAsia"/>
          <w:sz w:val="24"/>
          <w:szCs w:val="24"/>
        </w:rPr>
        <w:t>级别</w:t>
      </w:r>
      <w:proofErr w:type="gramStart"/>
      <w:r w:rsidR="005A1A59" w:rsidRPr="0048256F">
        <w:rPr>
          <w:rFonts w:eastAsia="楷体" w:hint="eastAsia"/>
          <w:sz w:val="24"/>
          <w:szCs w:val="24"/>
        </w:rPr>
        <w:t>下</w:t>
      </w:r>
      <w:r w:rsidR="00346549" w:rsidRPr="0048256F">
        <w:rPr>
          <w:rFonts w:eastAsia="楷体" w:hint="eastAsia"/>
          <w:sz w:val="24"/>
          <w:szCs w:val="24"/>
        </w:rPr>
        <w:t>程序</w:t>
      </w:r>
      <w:proofErr w:type="gramEnd"/>
      <w:r w:rsidR="00346549" w:rsidRPr="0048256F">
        <w:rPr>
          <w:rFonts w:eastAsia="楷体" w:hint="eastAsia"/>
          <w:sz w:val="24"/>
          <w:szCs w:val="24"/>
        </w:rPr>
        <w:t>处理后得到的三亚甲基甲烷自由基分子图（</w:t>
      </w:r>
      <w:r w:rsidR="005A1A59" w:rsidRPr="0048256F">
        <w:rPr>
          <w:rFonts w:eastAsia="楷体" w:hint="eastAsia"/>
          <w:sz w:val="24"/>
          <w:szCs w:val="24"/>
        </w:rPr>
        <w:t>未考虑对称性，</w:t>
      </w:r>
      <w:r w:rsidR="00346549" w:rsidRPr="0048256F">
        <w:rPr>
          <w:rFonts w:eastAsia="楷体" w:hint="eastAsia"/>
          <w:sz w:val="24"/>
          <w:szCs w:val="24"/>
        </w:rPr>
        <w:t>红色数字为</w:t>
      </w:r>
      <w:r w:rsidR="00346549" w:rsidRPr="0048256F">
        <w:rPr>
          <w:rFonts w:eastAsia="楷体"/>
          <w:sz w:val="24"/>
          <w:szCs w:val="24"/>
        </w:rPr>
        <w:t>π</w:t>
      </w:r>
      <w:r w:rsidR="00346549" w:rsidRPr="0048256F">
        <w:rPr>
          <w:rFonts w:eastAsia="楷体"/>
          <w:sz w:val="24"/>
          <w:szCs w:val="24"/>
        </w:rPr>
        <w:t>键级</w:t>
      </w:r>
      <w:r w:rsidR="00346549" w:rsidRPr="0048256F">
        <w:rPr>
          <w:rFonts w:eastAsia="楷体" w:hint="eastAsia"/>
          <w:sz w:val="24"/>
          <w:szCs w:val="24"/>
        </w:rPr>
        <w:t>，蓝色数字为原子</w:t>
      </w:r>
      <w:r w:rsidR="00346549" w:rsidRPr="0048256F">
        <w:rPr>
          <w:rFonts w:eastAsia="楷体"/>
          <w:sz w:val="24"/>
          <w:szCs w:val="24"/>
        </w:rPr>
        <w:t>自由价</w:t>
      </w:r>
      <w:r w:rsidR="00346549" w:rsidRPr="0048256F">
        <w:rPr>
          <w:rFonts w:eastAsia="楷体" w:hint="eastAsia"/>
          <w:sz w:val="24"/>
          <w:szCs w:val="24"/>
        </w:rPr>
        <w:t>）</w:t>
      </w:r>
    </w:p>
    <w:p w14:paraId="0EB19F86" w14:textId="4F4194D2" w:rsidR="00451C88" w:rsidRPr="0048256F" w:rsidRDefault="00451C88" w:rsidP="00E6543F">
      <w:pPr>
        <w:adjustRightInd w:val="0"/>
        <w:snapToGrid w:val="0"/>
        <w:spacing w:line="360" w:lineRule="auto"/>
        <w:jc w:val="center"/>
        <w:rPr>
          <w:rFonts w:eastAsia="楷体"/>
          <w:sz w:val="24"/>
          <w:szCs w:val="24"/>
        </w:rPr>
      </w:pPr>
    </w:p>
    <w:p w14:paraId="21F71E86" w14:textId="4CD426DF" w:rsidR="00451C88" w:rsidRPr="0048256F" w:rsidRDefault="00451C88" w:rsidP="00451C88">
      <w:pPr>
        <w:adjustRightInd w:val="0"/>
        <w:snapToGrid w:val="0"/>
        <w:spacing w:line="440" w:lineRule="exact"/>
        <w:ind w:firstLineChars="200" w:firstLine="480"/>
        <w:rPr>
          <w:rFonts w:eastAsia="楷体"/>
          <w:sz w:val="24"/>
          <w:szCs w:val="24"/>
        </w:rPr>
      </w:pPr>
      <w:r w:rsidRPr="0048256F">
        <w:rPr>
          <w:rFonts w:eastAsia="楷体" w:hint="eastAsia"/>
          <w:sz w:val="24"/>
          <w:szCs w:val="24"/>
        </w:rPr>
        <w:t>如图</w:t>
      </w:r>
      <w:r w:rsidRPr="0048256F">
        <w:rPr>
          <w:rFonts w:eastAsia="楷体" w:hint="eastAsia"/>
          <w:sz w:val="24"/>
          <w:szCs w:val="24"/>
        </w:rPr>
        <w:t>1</w:t>
      </w:r>
      <w:r w:rsidRPr="0048256F">
        <w:rPr>
          <w:rFonts w:eastAsia="楷体"/>
          <w:sz w:val="24"/>
          <w:szCs w:val="24"/>
        </w:rPr>
        <w:t>4</w:t>
      </w:r>
      <w:r w:rsidRPr="0048256F">
        <w:rPr>
          <w:rFonts w:eastAsia="楷体" w:hint="eastAsia"/>
          <w:sz w:val="24"/>
          <w:szCs w:val="24"/>
        </w:rPr>
        <w:t>所示，同样的流程我们可以根据程序计算底物（以</w:t>
      </w:r>
      <w:proofErr w:type="gramStart"/>
      <w:r w:rsidRPr="0048256F">
        <w:rPr>
          <w:rFonts w:eastAsia="楷体" w:hint="eastAsia"/>
          <w:sz w:val="24"/>
          <w:szCs w:val="24"/>
        </w:rPr>
        <w:t>萘</w:t>
      </w:r>
      <w:proofErr w:type="gramEnd"/>
      <w:r w:rsidRPr="0048256F">
        <w:rPr>
          <w:rFonts w:eastAsia="楷体" w:hint="eastAsia"/>
          <w:sz w:val="24"/>
          <w:szCs w:val="24"/>
        </w:rPr>
        <w:t>为例）在从头算级别下的</w:t>
      </w:r>
      <w:r w:rsidRPr="0048256F">
        <w:rPr>
          <w:rFonts w:eastAsia="楷体"/>
          <w:sz w:val="24"/>
          <w:szCs w:val="24"/>
        </w:rPr>
        <w:t>π</w:t>
      </w:r>
      <w:r w:rsidRPr="0048256F">
        <w:rPr>
          <w:rFonts w:eastAsia="楷体"/>
          <w:sz w:val="24"/>
          <w:szCs w:val="24"/>
        </w:rPr>
        <w:t>键级</w:t>
      </w:r>
      <w:r w:rsidRPr="0048256F">
        <w:rPr>
          <w:rFonts w:eastAsia="楷体" w:hint="eastAsia"/>
          <w:sz w:val="24"/>
          <w:szCs w:val="24"/>
        </w:rPr>
        <w:t>和原子</w:t>
      </w:r>
      <w:r w:rsidRPr="0048256F">
        <w:rPr>
          <w:rFonts w:eastAsia="楷体"/>
          <w:sz w:val="24"/>
          <w:szCs w:val="24"/>
        </w:rPr>
        <w:t>自由价</w:t>
      </w:r>
      <w:r w:rsidRPr="0048256F">
        <w:rPr>
          <w:rFonts w:eastAsia="楷体" w:hint="eastAsia"/>
          <w:sz w:val="24"/>
          <w:szCs w:val="24"/>
        </w:rPr>
        <w:t>。目前，我们测试发现</w:t>
      </w:r>
      <w:r w:rsidRPr="0048256F">
        <w:rPr>
          <w:rFonts w:eastAsia="楷体" w:hint="eastAsia"/>
          <w:sz w:val="24"/>
          <w:szCs w:val="24"/>
        </w:rPr>
        <w:t>B</w:t>
      </w:r>
      <w:r w:rsidRPr="0048256F">
        <w:rPr>
          <w:rFonts w:eastAsia="楷体"/>
          <w:sz w:val="24"/>
          <w:szCs w:val="24"/>
        </w:rPr>
        <w:t>3LYP/6-311++G(</w:t>
      </w:r>
      <w:proofErr w:type="spellStart"/>
      <w:r w:rsidRPr="0048256F">
        <w:rPr>
          <w:rFonts w:eastAsia="楷体"/>
          <w:sz w:val="24"/>
          <w:szCs w:val="24"/>
        </w:rPr>
        <w:t>d,p</w:t>
      </w:r>
      <w:proofErr w:type="spellEnd"/>
      <w:r w:rsidRPr="0048256F">
        <w:rPr>
          <w:rFonts w:eastAsia="楷体"/>
          <w:sz w:val="24"/>
          <w:szCs w:val="24"/>
        </w:rPr>
        <w:t>)</w:t>
      </w:r>
      <w:r w:rsidRPr="0048256F">
        <w:rPr>
          <w:rFonts w:eastAsia="楷体" w:hint="eastAsia"/>
          <w:sz w:val="24"/>
          <w:szCs w:val="24"/>
        </w:rPr>
        <w:t>计算</w:t>
      </w:r>
      <w:proofErr w:type="gramStart"/>
      <w:r w:rsidRPr="0048256F">
        <w:rPr>
          <w:rFonts w:eastAsia="楷体" w:hint="eastAsia"/>
          <w:sz w:val="24"/>
          <w:szCs w:val="24"/>
        </w:rPr>
        <w:t>萘</w:t>
      </w:r>
      <w:proofErr w:type="gramEnd"/>
      <w:r w:rsidRPr="0048256F">
        <w:rPr>
          <w:rFonts w:eastAsia="楷体"/>
          <w:sz w:val="24"/>
          <w:szCs w:val="24"/>
        </w:rPr>
        <w:t>π</w:t>
      </w:r>
      <w:r w:rsidRPr="0048256F">
        <w:rPr>
          <w:rFonts w:eastAsia="楷体"/>
          <w:sz w:val="24"/>
          <w:szCs w:val="24"/>
        </w:rPr>
        <w:t>键级</w:t>
      </w:r>
      <w:r w:rsidRPr="0048256F">
        <w:rPr>
          <w:rFonts w:eastAsia="楷体" w:hint="eastAsia"/>
          <w:sz w:val="24"/>
          <w:szCs w:val="24"/>
        </w:rPr>
        <w:t>的精度还不如</w:t>
      </w:r>
      <w:r w:rsidRPr="0048256F">
        <w:rPr>
          <w:rFonts w:eastAsia="楷体" w:hint="eastAsia"/>
          <w:sz w:val="24"/>
          <w:szCs w:val="24"/>
        </w:rPr>
        <w:t>H</w:t>
      </w:r>
      <w:r w:rsidRPr="0048256F">
        <w:rPr>
          <w:rFonts w:eastAsia="楷体"/>
          <w:sz w:val="24"/>
          <w:szCs w:val="24"/>
        </w:rPr>
        <w:t>F/3-21G</w:t>
      </w:r>
      <w:r w:rsidRPr="0048256F">
        <w:rPr>
          <w:rFonts w:eastAsia="楷体" w:hint="eastAsia"/>
          <w:sz w:val="24"/>
          <w:szCs w:val="24"/>
        </w:rPr>
        <w:t>，因此</w:t>
      </w:r>
      <w:r w:rsidRPr="0048256F">
        <w:rPr>
          <w:rFonts w:eastAsia="楷体" w:hint="eastAsia"/>
          <w:b/>
          <w:bCs/>
          <w:sz w:val="24"/>
          <w:szCs w:val="24"/>
        </w:rPr>
        <w:t>在本项目中仍需做大量的方法和基组测试</w:t>
      </w:r>
      <w:r w:rsidRPr="0048256F">
        <w:rPr>
          <w:rFonts w:eastAsia="楷体" w:hint="eastAsia"/>
          <w:sz w:val="24"/>
          <w:szCs w:val="24"/>
        </w:rPr>
        <w:t>，从而确定能够高精度地计算共轭体系</w:t>
      </w:r>
      <w:r w:rsidRPr="0048256F">
        <w:rPr>
          <w:rFonts w:eastAsia="楷体"/>
          <w:sz w:val="24"/>
          <w:szCs w:val="24"/>
        </w:rPr>
        <w:t>π</w:t>
      </w:r>
      <w:r w:rsidRPr="0048256F">
        <w:rPr>
          <w:rFonts w:eastAsia="楷体"/>
          <w:sz w:val="24"/>
          <w:szCs w:val="24"/>
        </w:rPr>
        <w:t>键级</w:t>
      </w:r>
      <w:r w:rsidRPr="0048256F">
        <w:rPr>
          <w:rFonts w:eastAsia="楷体" w:hint="eastAsia"/>
          <w:sz w:val="24"/>
          <w:szCs w:val="24"/>
        </w:rPr>
        <w:t>和自由价的计算方法与级别。另外，我们的程序</w:t>
      </w:r>
      <w:r w:rsidRPr="0048256F">
        <w:rPr>
          <w:rFonts w:eastAsia="楷体" w:hint="eastAsia"/>
          <w:b/>
          <w:bCs/>
          <w:sz w:val="24"/>
          <w:szCs w:val="24"/>
        </w:rPr>
        <w:t>对于比较复杂的含有多个共轭平面的</w:t>
      </w:r>
      <w:r w:rsidRPr="0048256F">
        <w:rPr>
          <w:rFonts w:eastAsia="楷体" w:hint="eastAsia"/>
          <w:b/>
          <w:bCs/>
          <w:sz w:val="24"/>
          <w:szCs w:val="24"/>
        </w:rPr>
        <w:t>N</w:t>
      </w:r>
      <w:r w:rsidRPr="0048256F">
        <w:rPr>
          <w:rFonts w:eastAsia="楷体"/>
          <w:b/>
          <w:bCs/>
          <w:sz w:val="24"/>
          <w:szCs w:val="24"/>
        </w:rPr>
        <w:t>HC</w:t>
      </w:r>
      <w:r w:rsidRPr="0048256F">
        <w:rPr>
          <w:rFonts w:eastAsia="楷体" w:hint="eastAsia"/>
          <w:b/>
          <w:bCs/>
          <w:sz w:val="24"/>
          <w:szCs w:val="24"/>
        </w:rPr>
        <w:t>催化中间体等体系的</w:t>
      </w:r>
      <w:r w:rsidRPr="0048256F">
        <w:rPr>
          <w:rFonts w:eastAsia="楷体"/>
          <w:b/>
          <w:bCs/>
          <w:sz w:val="24"/>
          <w:szCs w:val="24"/>
        </w:rPr>
        <w:t>π</w:t>
      </w:r>
      <w:r w:rsidRPr="0048256F">
        <w:rPr>
          <w:rFonts w:eastAsia="楷体" w:hint="eastAsia"/>
          <w:b/>
          <w:bCs/>
          <w:sz w:val="24"/>
          <w:szCs w:val="24"/>
        </w:rPr>
        <w:t>轨道判断仍需改进，必须做大量复杂共轭分子体系的测试来进一步修改和完善程序</w:t>
      </w:r>
      <w:r w:rsidRPr="0048256F">
        <w:rPr>
          <w:rFonts w:eastAsia="楷体" w:hint="eastAsia"/>
          <w:sz w:val="24"/>
          <w:szCs w:val="24"/>
        </w:rPr>
        <w:t>，希望通过该项目的开展能推</w:t>
      </w:r>
      <w:r w:rsidR="00EB10C6" w:rsidRPr="0048256F">
        <w:rPr>
          <w:rFonts w:eastAsia="楷体" w:hint="eastAsia"/>
          <w:sz w:val="24"/>
          <w:szCs w:val="24"/>
        </w:rPr>
        <w:t>动并加快</w:t>
      </w:r>
      <w:r w:rsidRPr="0048256F">
        <w:rPr>
          <w:rFonts w:eastAsia="楷体" w:hint="eastAsia"/>
          <w:sz w:val="24"/>
          <w:szCs w:val="24"/>
        </w:rPr>
        <w:t>此程序的最终完成。</w:t>
      </w:r>
    </w:p>
    <w:p w14:paraId="6705DC1D" w14:textId="54964C3F" w:rsidR="005A1A59" w:rsidRPr="0048256F" w:rsidRDefault="005A1A59" w:rsidP="00451C88">
      <w:pPr>
        <w:adjustRightInd w:val="0"/>
        <w:snapToGrid w:val="0"/>
        <w:spacing w:line="360" w:lineRule="auto"/>
        <w:jc w:val="center"/>
        <w:rPr>
          <w:rFonts w:eastAsia="楷体"/>
          <w:sz w:val="24"/>
          <w:szCs w:val="24"/>
        </w:rPr>
      </w:pPr>
      <w:r w:rsidRPr="0048256F">
        <w:rPr>
          <w:rFonts w:eastAsia="楷体"/>
          <w:noProof/>
          <w:sz w:val="24"/>
          <w:szCs w:val="24"/>
        </w:rPr>
        <w:lastRenderedPageBreak/>
        <w:drawing>
          <wp:inline distT="0" distB="0" distL="0" distR="0" wp14:anchorId="477D342E" wp14:editId="55C01173">
            <wp:extent cx="3291840" cy="396239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4"/>
                    <a:stretch>
                      <a:fillRect/>
                    </a:stretch>
                  </pic:blipFill>
                  <pic:spPr bwMode="auto">
                    <a:xfrm>
                      <a:off x="0" y="0"/>
                      <a:ext cx="3291840" cy="3962399"/>
                    </a:xfrm>
                    <a:prstGeom prst="rect">
                      <a:avLst/>
                    </a:prstGeom>
                    <a:noFill/>
                    <a:ln>
                      <a:noFill/>
                    </a:ln>
                  </pic:spPr>
                </pic:pic>
              </a:graphicData>
            </a:graphic>
          </wp:inline>
        </w:drawing>
      </w:r>
    </w:p>
    <w:p w14:paraId="6A6E6AD2" w14:textId="78D36F0C" w:rsidR="005A1A59" w:rsidRPr="0048256F" w:rsidRDefault="005A1A59" w:rsidP="00E6543F">
      <w:pPr>
        <w:adjustRightInd w:val="0"/>
        <w:snapToGrid w:val="0"/>
        <w:spacing w:line="360" w:lineRule="auto"/>
        <w:jc w:val="center"/>
        <w:rPr>
          <w:rFonts w:eastAsia="楷体"/>
          <w:sz w:val="24"/>
          <w:szCs w:val="24"/>
        </w:rPr>
      </w:pPr>
      <w:r w:rsidRPr="0048256F">
        <w:rPr>
          <w:rFonts w:eastAsia="楷体"/>
          <w:sz w:val="24"/>
          <w:szCs w:val="24"/>
        </w:rPr>
        <w:t>图</w:t>
      </w:r>
      <w:r w:rsidRPr="0048256F">
        <w:rPr>
          <w:rFonts w:eastAsia="楷体"/>
          <w:sz w:val="24"/>
          <w:szCs w:val="24"/>
        </w:rPr>
        <w:t xml:space="preserve">14. </w:t>
      </w:r>
      <w:r w:rsidR="00451C88" w:rsidRPr="0048256F">
        <w:rPr>
          <w:rFonts w:eastAsia="楷体"/>
          <w:sz w:val="24"/>
          <w:szCs w:val="24"/>
        </w:rPr>
        <w:t>HF</w:t>
      </w:r>
      <w:r w:rsidRPr="0048256F">
        <w:rPr>
          <w:rFonts w:eastAsia="楷体"/>
          <w:sz w:val="24"/>
          <w:szCs w:val="24"/>
        </w:rPr>
        <w:t>/</w:t>
      </w:r>
      <w:r w:rsidR="00451C88" w:rsidRPr="0048256F">
        <w:rPr>
          <w:rFonts w:eastAsia="楷体"/>
          <w:sz w:val="24"/>
          <w:szCs w:val="24"/>
        </w:rPr>
        <w:t>3</w:t>
      </w:r>
      <w:r w:rsidRPr="0048256F">
        <w:rPr>
          <w:rFonts w:eastAsia="楷体"/>
          <w:sz w:val="24"/>
          <w:szCs w:val="24"/>
        </w:rPr>
        <w:t>-</w:t>
      </w:r>
      <w:r w:rsidR="00451C88" w:rsidRPr="0048256F">
        <w:rPr>
          <w:rFonts w:eastAsia="楷体"/>
          <w:sz w:val="24"/>
          <w:szCs w:val="24"/>
        </w:rPr>
        <w:t>2</w:t>
      </w:r>
      <w:r w:rsidRPr="0048256F">
        <w:rPr>
          <w:rFonts w:eastAsia="楷体"/>
          <w:sz w:val="24"/>
          <w:szCs w:val="24"/>
        </w:rPr>
        <w:t>1G</w:t>
      </w:r>
      <w:r w:rsidRPr="0048256F">
        <w:rPr>
          <w:rFonts w:eastAsia="楷体" w:hint="eastAsia"/>
          <w:sz w:val="24"/>
          <w:szCs w:val="24"/>
        </w:rPr>
        <w:t>级别</w:t>
      </w:r>
      <w:proofErr w:type="gramStart"/>
      <w:r w:rsidRPr="0048256F">
        <w:rPr>
          <w:rFonts w:eastAsia="楷体" w:hint="eastAsia"/>
          <w:sz w:val="24"/>
          <w:szCs w:val="24"/>
        </w:rPr>
        <w:t>下程序</w:t>
      </w:r>
      <w:proofErr w:type="gramEnd"/>
      <w:r w:rsidRPr="0048256F">
        <w:rPr>
          <w:rFonts w:eastAsia="楷体" w:hint="eastAsia"/>
          <w:sz w:val="24"/>
          <w:szCs w:val="24"/>
        </w:rPr>
        <w:t>处理后得到的</w:t>
      </w:r>
      <w:proofErr w:type="gramStart"/>
      <w:r w:rsidR="00451C88" w:rsidRPr="0048256F">
        <w:rPr>
          <w:rFonts w:eastAsia="楷体" w:hint="eastAsia"/>
          <w:sz w:val="24"/>
          <w:szCs w:val="24"/>
        </w:rPr>
        <w:t>萘</w:t>
      </w:r>
      <w:proofErr w:type="gramEnd"/>
      <w:r w:rsidR="00451C88" w:rsidRPr="0048256F">
        <w:rPr>
          <w:rFonts w:eastAsia="楷体" w:hint="eastAsia"/>
          <w:sz w:val="24"/>
          <w:szCs w:val="24"/>
        </w:rPr>
        <w:t>分子的部分</w:t>
      </w:r>
      <w:r w:rsidR="00451C88" w:rsidRPr="0048256F">
        <w:rPr>
          <w:rFonts w:eastAsia="楷体"/>
          <w:sz w:val="24"/>
          <w:szCs w:val="24"/>
        </w:rPr>
        <w:t>π</w:t>
      </w:r>
      <w:r w:rsidR="00451C88" w:rsidRPr="0048256F">
        <w:rPr>
          <w:rFonts w:eastAsia="楷体"/>
          <w:sz w:val="24"/>
          <w:szCs w:val="24"/>
        </w:rPr>
        <w:t>键级</w:t>
      </w:r>
      <w:ins w:id="50" w:author="Administrator" w:date="2022-02-27T19:38:00Z">
        <w:r w:rsidR="001D3963">
          <w:rPr>
            <w:rFonts w:eastAsia="楷体" w:hint="eastAsia"/>
            <w:sz w:val="24"/>
            <w:szCs w:val="24"/>
          </w:rPr>
          <w:t>（红色数字）</w:t>
        </w:r>
      </w:ins>
      <w:r w:rsidR="00451C88" w:rsidRPr="0048256F">
        <w:rPr>
          <w:rFonts w:eastAsia="楷体" w:hint="eastAsia"/>
          <w:sz w:val="24"/>
          <w:szCs w:val="24"/>
        </w:rPr>
        <w:t>和原子</w:t>
      </w:r>
      <w:r w:rsidR="00451C88" w:rsidRPr="0048256F">
        <w:rPr>
          <w:rFonts w:eastAsia="楷体"/>
          <w:sz w:val="24"/>
          <w:szCs w:val="24"/>
        </w:rPr>
        <w:t>自由价</w:t>
      </w:r>
      <w:ins w:id="51" w:author="Administrator" w:date="2022-02-27T19:38:00Z">
        <w:r w:rsidR="001D3963">
          <w:rPr>
            <w:rFonts w:eastAsia="楷体" w:hint="eastAsia"/>
            <w:sz w:val="24"/>
            <w:szCs w:val="24"/>
          </w:rPr>
          <w:t>（蓝色数字）</w:t>
        </w:r>
      </w:ins>
    </w:p>
    <w:p w14:paraId="1B9FE4A4" w14:textId="77777777" w:rsidR="00E6543F" w:rsidRPr="0048256F" w:rsidRDefault="00E6543F" w:rsidP="009E4711">
      <w:pPr>
        <w:adjustRightInd w:val="0"/>
        <w:snapToGrid w:val="0"/>
        <w:spacing w:line="360" w:lineRule="auto"/>
        <w:ind w:firstLineChars="200" w:firstLine="480"/>
        <w:rPr>
          <w:rFonts w:eastAsia="楷体"/>
          <w:sz w:val="24"/>
          <w:szCs w:val="24"/>
        </w:rPr>
      </w:pPr>
    </w:p>
    <w:p w14:paraId="6F9B6E5D" w14:textId="5DE9422D" w:rsidR="00C9262E" w:rsidRPr="0048256F" w:rsidRDefault="00BF4E65" w:rsidP="00EE6484">
      <w:pPr>
        <w:adjustRightInd w:val="0"/>
        <w:snapToGrid w:val="0"/>
        <w:spacing w:line="440" w:lineRule="exact"/>
        <w:ind w:firstLineChars="200" w:firstLine="480"/>
        <w:rPr>
          <w:rFonts w:eastAsia="华文楷体"/>
          <w:sz w:val="24"/>
          <w:szCs w:val="24"/>
        </w:rPr>
      </w:pPr>
      <w:r w:rsidRPr="0048256F">
        <w:rPr>
          <w:rFonts w:eastAsia="楷体"/>
          <w:sz w:val="24"/>
          <w:szCs w:val="24"/>
        </w:rPr>
        <w:t>2</w:t>
      </w:r>
      <w:r w:rsidRPr="0048256F">
        <w:rPr>
          <w:rFonts w:eastAsia="楷体"/>
          <w:sz w:val="24"/>
          <w:szCs w:val="24"/>
        </w:rPr>
        <w:t>）基于</w:t>
      </w:r>
      <w:r w:rsidR="00E6092F" w:rsidRPr="0048256F">
        <w:rPr>
          <w:rFonts w:eastAsia="楷体" w:hint="eastAsia"/>
          <w:sz w:val="24"/>
          <w:szCs w:val="24"/>
        </w:rPr>
        <w:t>我们</w:t>
      </w:r>
      <w:r w:rsidRPr="0048256F">
        <w:rPr>
          <w:rFonts w:eastAsia="楷体"/>
          <w:sz w:val="24"/>
          <w:szCs w:val="24"/>
        </w:rPr>
        <w:t>以前的尝试（</w:t>
      </w:r>
      <w:r w:rsidR="00E6092F" w:rsidRPr="0048256F">
        <w:rPr>
          <w:rFonts w:eastAsia="楷体"/>
          <w:b/>
          <w:bCs/>
          <w:sz w:val="24"/>
          <w:szCs w:val="24"/>
        </w:rPr>
        <w:t>魏东辉</w:t>
      </w:r>
      <w:r w:rsidR="00E6092F" w:rsidRPr="0048256F">
        <w:rPr>
          <w:rFonts w:eastAsia="楷体" w:hint="eastAsia"/>
          <w:b/>
          <w:bCs/>
          <w:sz w:val="24"/>
          <w:szCs w:val="24"/>
        </w:rPr>
        <w:t>*</w:t>
      </w:r>
      <w:r w:rsidR="00E6092F" w:rsidRPr="0048256F">
        <w:rPr>
          <w:rFonts w:eastAsia="楷体" w:hint="eastAsia"/>
          <w:sz w:val="24"/>
          <w:szCs w:val="24"/>
        </w:rPr>
        <w:t>;</w:t>
      </w:r>
      <w:r w:rsidR="00E6092F" w:rsidRPr="0048256F">
        <w:rPr>
          <w:rFonts w:eastAsia="楷体"/>
          <w:sz w:val="24"/>
          <w:szCs w:val="24"/>
        </w:rPr>
        <w:t xml:space="preserve"> </w:t>
      </w:r>
      <w:r w:rsidR="00E6092F" w:rsidRPr="0048256F">
        <w:rPr>
          <w:rFonts w:eastAsia="楷体"/>
          <w:sz w:val="24"/>
          <w:szCs w:val="24"/>
        </w:rPr>
        <w:t>牟方菁</w:t>
      </w:r>
      <w:r w:rsidR="00E6092F" w:rsidRPr="0048256F">
        <w:rPr>
          <w:rFonts w:eastAsia="楷体" w:hint="eastAsia"/>
          <w:sz w:val="24"/>
          <w:szCs w:val="24"/>
        </w:rPr>
        <w:t>;</w:t>
      </w:r>
      <w:r w:rsidR="00E6092F" w:rsidRPr="0048256F">
        <w:rPr>
          <w:rFonts w:eastAsia="楷体"/>
          <w:sz w:val="24"/>
          <w:szCs w:val="24"/>
        </w:rPr>
        <w:t xml:space="preserve"> </w:t>
      </w:r>
      <w:r w:rsidR="00E6092F" w:rsidRPr="0048256F">
        <w:rPr>
          <w:rFonts w:eastAsia="楷体"/>
          <w:sz w:val="24"/>
          <w:szCs w:val="24"/>
        </w:rPr>
        <w:t>汪兴华</w:t>
      </w:r>
      <w:r w:rsidR="00A132B0" w:rsidRPr="0048256F">
        <w:rPr>
          <w:rFonts w:eastAsia="楷体" w:hint="eastAsia"/>
          <w:sz w:val="24"/>
          <w:szCs w:val="24"/>
        </w:rPr>
        <w:t>.</w:t>
      </w:r>
      <w:r w:rsidR="00E6092F" w:rsidRPr="0048256F">
        <w:rPr>
          <w:rFonts w:eastAsia="楷体" w:hint="eastAsia"/>
          <w:sz w:val="24"/>
          <w:szCs w:val="24"/>
        </w:rPr>
        <w:t xml:space="preserve"> </w:t>
      </w:r>
      <w:r w:rsidR="00E6092F" w:rsidRPr="0048256F">
        <w:rPr>
          <w:rFonts w:eastAsia="楷体"/>
          <w:sz w:val="24"/>
          <w:szCs w:val="24"/>
        </w:rPr>
        <w:t>休克尔分子轨道法处理</w:t>
      </w:r>
      <w:proofErr w:type="gramStart"/>
      <w:r w:rsidR="00E6092F" w:rsidRPr="0048256F">
        <w:rPr>
          <w:rFonts w:eastAsia="楷体"/>
          <w:sz w:val="24"/>
          <w:szCs w:val="24"/>
        </w:rPr>
        <w:t>萘</w:t>
      </w:r>
      <w:proofErr w:type="gramEnd"/>
      <w:r w:rsidR="00E6092F" w:rsidRPr="0048256F">
        <w:rPr>
          <w:rFonts w:eastAsia="楷体"/>
          <w:sz w:val="24"/>
          <w:szCs w:val="24"/>
        </w:rPr>
        <w:t>的</w:t>
      </w:r>
      <w:r w:rsidR="00E6092F" w:rsidRPr="0048256F">
        <w:rPr>
          <w:rFonts w:eastAsia="楷体"/>
          <w:sz w:val="24"/>
          <w:szCs w:val="24"/>
        </w:rPr>
        <w:t>π</w:t>
      </w:r>
      <w:r w:rsidR="00E6092F" w:rsidRPr="0048256F">
        <w:rPr>
          <w:rFonts w:eastAsia="楷体"/>
          <w:sz w:val="24"/>
          <w:szCs w:val="24"/>
        </w:rPr>
        <w:t>键键级的释疑</w:t>
      </w:r>
      <w:r w:rsidR="00E6092F" w:rsidRPr="0048256F">
        <w:rPr>
          <w:rFonts w:eastAsia="楷体"/>
          <w:sz w:val="24"/>
          <w:szCs w:val="24"/>
        </w:rPr>
        <w:t>.</w:t>
      </w:r>
      <w:r w:rsidR="00E6092F" w:rsidRPr="0048256F">
        <w:rPr>
          <w:rFonts w:eastAsia="楷体"/>
        </w:rPr>
        <w:t xml:space="preserve"> </w:t>
      </w:r>
      <w:r w:rsidRPr="0048256F">
        <w:rPr>
          <w:rFonts w:eastAsia="楷体"/>
          <w:i/>
          <w:iCs/>
          <w:sz w:val="24"/>
          <w:szCs w:val="24"/>
        </w:rPr>
        <w:t>大学化学</w:t>
      </w:r>
      <w:r w:rsidR="00427441" w:rsidRPr="0048256F">
        <w:rPr>
          <w:rFonts w:eastAsia="楷体"/>
          <w:sz w:val="24"/>
          <w:szCs w:val="24"/>
        </w:rPr>
        <w:t xml:space="preserve"> </w:t>
      </w:r>
      <w:r w:rsidRPr="0048256F">
        <w:rPr>
          <w:rFonts w:eastAsia="楷体"/>
          <w:b/>
          <w:bCs/>
          <w:sz w:val="24"/>
          <w:szCs w:val="24"/>
        </w:rPr>
        <w:t>2021</w:t>
      </w:r>
      <w:r w:rsidRPr="0048256F">
        <w:rPr>
          <w:rFonts w:eastAsia="楷体"/>
          <w:sz w:val="24"/>
          <w:szCs w:val="24"/>
        </w:rPr>
        <w:t xml:space="preserve">, </w:t>
      </w:r>
      <w:r w:rsidRPr="0048256F">
        <w:rPr>
          <w:rFonts w:eastAsia="楷体"/>
          <w:i/>
          <w:iCs/>
          <w:sz w:val="24"/>
          <w:szCs w:val="24"/>
        </w:rPr>
        <w:t>36</w:t>
      </w:r>
      <w:r w:rsidRPr="0048256F">
        <w:rPr>
          <w:rFonts w:eastAsia="楷体"/>
          <w:sz w:val="24"/>
          <w:szCs w:val="24"/>
        </w:rPr>
        <w:t>, 2106047</w:t>
      </w:r>
      <w:r w:rsidRPr="0048256F">
        <w:rPr>
          <w:rFonts w:eastAsia="楷体"/>
          <w:sz w:val="24"/>
          <w:szCs w:val="24"/>
        </w:rPr>
        <w:t>），</w:t>
      </w:r>
      <w:r w:rsidR="00552E08" w:rsidRPr="0048256F">
        <w:rPr>
          <w:rFonts w:eastAsia="楷体" w:hint="eastAsia"/>
          <w:b/>
          <w:bCs/>
          <w:sz w:val="24"/>
          <w:szCs w:val="24"/>
        </w:rPr>
        <w:t>识别并自动</w:t>
      </w:r>
      <w:r w:rsidRPr="0048256F">
        <w:rPr>
          <w:rFonts w:eastAsia="楷体" w:hint="eastAsia"/>
          <w:b/>
          <w:bCs/>
          <w:sz w:val="24"/>
          <w:szCs w:val="24"/>
        </w:rPr>
        <w:t>加入更多的</w:t>
      </w:r>
      <w:r w:rsidR="00552E08" w:rsidRPr="0048256F">
        <w:rPr>
          <w:rFonts w:eastAsia="楷体" w:hint="eastAsia"/>
          <w:b/>
          <w:bCs/>
          <w:sz w:val="24"/>
          <w:szCs w:val="24"/>
        </w:rPr>
        <w:t>校</w:t>
      </w:r>
      <w:r w:rsidRPr="0048256F">
        <w:rPr>
          <w:rFonts w:eastAsia="楷体" w:hint="eastAsia"/>
          <w:b/>
          <w:bCs/>
          <w:sz w:val="24"/>
          <w:szCs w:val="24"/>
        </w:rPr>
        <w:t>正因子来进一步改进</w:t>
      </w:r>
      <w:r w:rsidRPr="0048256F">
        <w:rPr>
          <w:rFonts w:eastAsia="楷体"/>
          <w:b/>
          <w:bCs/>
          <w:sz w:val="24"/>
          <w:szCs w:val="24"/>
        </w:rPr>
        <w:t>HMO</w:t>
      </w:r>
      <w:r w:rsidRPr="0048256F">
        <w:rPr>
          <w:rFonts w:eastAsia="楷体" w:hint="eastAsia"/>
          <w:b/>
          <w:bCs/>
          <w:sz w:val="24"/>
          <w:szCs w:val="24"/>
        </w:rPr>
        <w:t>法计算出的原子轨道组合系数、</w:t>
      </w:r>
      <w:r w:rsidR="00B05C99" w:rsidRPr="0048256F">
        <w:rPr>
          <w:rFonts w:eastAsia="楷体"/>
          <w:b/>
          <w:bCs/>
          <w:sz w:val="24"/>
          <w:szCs w:val="24"/>
        </w:rPr>
        <w:t>π</w:t>
      </w:r>
      <w:r w:rsidRPr="0048256F">
        <w:rPr>
          <w:rFonts w:eastAsia="楷体" w:hint="eastAsia"/>
          <w:b/>
          <w:bCs/>
          <w:sz w:val="24"/>
          <w:szCs w:val="24"/>
        </w:rPr>
        <w:t>键级等的精度，最终实现使加入</w:t>
      </w:r>
      <w:r w:rsidR="00552E08" w:rsidRPr="0048256F">
        <w:rPr>
          <w:rFonts w:eastAsia="楷体" w:hint="eastAsia"/>
          <w:b/>
          <w:bCs/>
          <w:sz w:val="24"/>
          <w:szCs w:val="24"/>
        </w:rPr>
        <w:t>校</w:t>
      </w:r>
      <w:r w:rsidRPr="0048256F">
        <w:rPr>
          <w:rFonts w:eastAsia="楷体" w:hint="eastAsia"/>
          <w:b/>
          <w:bCs/>
          <w:sz w:val="24"/>
          <w:szCs w:val="24"/>
        </w:rPr>
        <w:t>正因子后的</w:t>
      </w:r>
      <w:r w:rsidRPr="0048256F">
        <w:rPr>
          <w:rFonts w:eastAsia="楷体"/>
          <w:b/>
          <w:bCs/>
          <w:sz w:val="24"/>
          <w:szCs w:val="24"/>
        </w:rPr>
        <w:t>HMO</w:t>
      </w:r>
      <w:r w:rsidRPr="0048256F">
        <w:rPr>
          <w:rFonts w:eastAsia="楷体" w:hint="eastAsia"/>
          <w:b/>
          <w:bCs/>
          <w:sz w:val="24"/>
          <w:szCs w:val="24"/>
        </w:rPr>
        <w:t>计算的</w:t>
      </w:r>
      <w:r w:rsidRPr="0048256F">
        <w:rPr>
          <w:rFonts w:eastAsia="楷体"/>
          <w:b/>
          <w:bCs/>
          <w:sz w:val="24"/>
          <w:szCs w:val="24"/>
        </w:rPr>
        <w:t>π</w:t>
      </w:r>
      <w:r w:rsidRPr="0048256F">
        <w:rPr>
          <w:rFonts w:eastAsia="楷体" w:hint="eastAsia"/>
          <w:b/>
          <w:bCs/>
          <w:sz w:val="24"/>
          <w:szCs w:val="24"/>
        </w:rPr>
        <w:t>键级</w:t>
      </w:r>
      <w:r w:rsidR="009F1376" w:rsidRPr="0048256F">
        <w:rPr>
          <w:rFonts w:eastAsia="楷体" w:hint="eastAsia"/>
          <w:b/>
          <w:bCs/>
          <w:sz w:val="24"/>
          <w:szCs w:val="24"/>
        </w:rPr>
        <w:t>与</w:t>
      </w:r>
      <w:r w:rsidR="00164E68" w:rsidRPr="0048256F">
        <w:rPr>
          <w:rFonts w:eastAsia="楷体" w:hint="eastAsia"/>
          <w:b/>
          <w:bCs/>
          <w:sz w:val="24"/>
          <w:szCs w:val="24"/>
        </w:rPr>
        <w:t>高精度方</w:t>
      </w:r>
      <w:r w:rsidRPr="0048256F">
        <w:rPr>
          <w:rFonts w:eastAsia="楷体" w:hint="eastAsia"/>
          <w:b/>
          <w:bCs/>
          <w:sz w:val="24"/>
          <w:szCs w:val="24"/>
        </w:rPr>
        <w:t>法计算出的</w:t>
      </w:r>
      <w:r w:rsidRPr="0048256F">
        <w:rPr>
          <w:rFonts w:eastAsia="楷体"/>
          <w:b/>
          <w:bCs/>
          <w:sz w:val="24"/>
          <w:szCs w:val="24"/>
        </w:rPr>
        <w:t>π</w:t>
      </w:r>
      <w:r w:rsidRPr="0048256F">
        <w:rPr>
          <w:rFonts w:eastAsia="楷体" w:hint="eastAsia"/>
          <w:b/>
          <w:bCs/>
          <w:sz w:val="24"/>
          <w:szCs w:val="24"/>
        </w:rPr>
        <w:t>键级之间的误差小于</w:t>
      </w:r>
      <w:r w:rsidRPr="0048256F">
        <w:rPr>
          <w:rFonts w:eastAsia="楷体"/>
          <w:b/>
          <w:bCs/>
          <w:sz w:val="24"/>
          <w:szCs w:val="24"/>
        </w:rPr>
        <w:t>0.01</w:t>
      </w:r>
      <w:r w:rsidR="00A50FA1" w:rsidRPr="0048256F">
        <w:rPr>
          <w:rFonts w:eastAsia="楷体" w:hint="eastAsia"/>
          <w:b/>
          <w:bCs/>
          <w:sz w:val="24"/>
          <w:szCs w:val="24"/>
        </w:rPr>
        <w:t>（具体流程参见研究方案部分）</w:t>
      </w:r>
      <w:r w:rsidR="00A2056F" w:rsidRPr="0048256F">
        <w:rPr>
          <w:rFonts w:eastAsia="楷体" w:hint="eastAsia"/>
          <w:sz w:val="24"/>
          <w:szCs w:val="24"/>
        </w:rPr>
        <w:t>。</w:t>
      </w:r>
      <w:r w:rsidR="00EE6484" w:rsidRPr="0048256F">
        <w:rPr>
          <w:rFonts w:eastAsia="华文楷体" w:hint="eastAsia"/>
          <w:sz w:val="24"/>
          <w:szCs w:val="24"/>
        </w:rPr>
        <w:t>此外</w:t>
      </w:r>
      <w:r w:rsidR="00EE6484" w:rsidRPr="0048256F">
        <w:rPr>
          <w:rFonts w:eastAsia="华文楷体"/>
          <w:sz w:val="24"/>
          <w:szCs w:val="24"/>
        </w:rPr>
        <w:t>，我们</w:t>
      </w:r>
      <w:r w:rsidR="00EE6484" w:rsidRPr="0048256F">
        <w:rPr>
          <w:rFonts w:eastAsia="华文楷体" w:hint="eastAsia"/>
          <w:sz w:val="24"/>
          <w:szCs w:val="24"/>
        </w:rPr>
        <w:t>将</w:t>
      </w:r>
      <w:r w:rsidR="00EE6484" w:rsidRPr="0048256F">
        <w:rPr>
          <w:rFonts w:eastAsia="华文楷体"/>
          <w:sz w:val="24"/>
          <w:szCs w:val="24"/>
        </w:rPr>
        <w:t>尝试用改进的</w:t>
      </w:r>
      <w:r w:rsidR="00EE6484" w:rsidRPr="0048256F">
        <w:rPr>
          <w:rFonts w:eastAsia="华文楷体"/>
          <w:sz w:val="24"/>
          <w:szCs w:val="24"/>
        </w:rPr>
        <w:t>HMO</w:t>
      </w:r>
      <w:r w:rsidR="00EE6484" w:rsidRPr="0048256F">
        <w:rPr>
          <w:rFonts w:eastAsia="华文楷体"/>
          <w:sz w:val="24"/>
          <w:szCs w:val="24"/>
        </w:rPr>
        <w:t>法去处理更复杂的体系（</w:t>
      </w:r>
      <w:proofErr w:type="gramStart"/>
      <w:r w:rsidR="00EE6484" w:rsidRPr="0048256F">
        <w:rPr>
          <w:rFonts w:eastAsia="华文楷体"/>
          <w:sz w:val="24"/>
          <w:szCs w:val="24"/>
        </w:rPr>
        <w:t>如并四环</w:t>
      </w:r>
      <w:proofErr w:type="gramEnd"/>
      <w:r w:rsidR="00EE6484" w:rsidRPr="0048256F">
        <w:rPr>
          <w:rFonts w:eastAsia="华文楷体"/>
          <w:sz w:val="24"/>
          <w:szCs w:val="24"/>
        </w:rPr>
        <w:t>、并五环甚至更复杂的三角</w:t>
      </w:r>
      <w:proofErr w:type="gramStart"/>
      <w:r w:rsidR="00EE6484" w:rsidRPr="0048256F">
        <w:rPr>
          <w:rFonts w:eastAsia="华文楷体"/>
          <w:sz w:val="24"/>
          <w:szCs w:val="24"/>
        </w:rPr>
        <w:t>烯</w:t>
      </w:r>
      <w:proofErr w:type="gramEnd"/>
      <w:r w:rsidR="00EE6484" w:rsidRPr="0048256F">
        <w:rPr>
          <w:rFonts w:eastAsia="华文楷体"/>
          <w:sz w:val="24"/>
          <w:szCs w:val="24"/>
        </w:rPr>
        <w:t>等等</w:t>
      </w:r>
      <w:proofErr w:type="gramStart"/>
      <w:r w:rsidR="00EE6484" w:rsidRPr="0048256F">
        <w:rPr>
          <w:rFonts w:eastAsia="华文楷体" w:hint="eastAsia"/>
          <w:sz w:val="24"/>
          <w:szCs w:val="24"/>
        </w:rPr>
        <w:t>并环体系</w:t>
      </w:r>
      <w:proofErr w:type="gramEnd"/>
      <w:r w:rsidR="00EE6484" w:rsidRPr="0048256F">
        <w:rPr>
          <w:rFonts w:eastAsia="华文楷体"/>
          <w:sz w:val="24"/>
          <w:szCs w:val="24"/>
        </w:rPr>
        <w:t>），总结</w:t>
      </w:r>
      <w:r w:rsidR="00EE6484" w:rsidRPr="0048256F">
        <w:rPr>
          <w:rFonts w:eastAsia="华文楷体" w:hint="eastAsia"/>
          <w:sz w:val="24"/>
          <w:szCs w:val="24"/>
        </w:rPr>
        <w:t>通过加入校正因子来</w:t>
      </w:r>
      <w:r w:rsidR="00EE6484" w:rsidRPr="0048256F">
        <w:rPr>
          <w:rFonts w:eastAsia="华文楷体"/>
          <w:sz w:val="24"/>
          <w:szCs w:val="24"/>
        </w:rPr>
        <w:t>改进</w:t>
      </w:r>
      <w:r w:rsidR="00EE6484" w:rsidRPr="0048256F">
        <w:rPr>
          <w:rFonts w:eastAsia="华文楷体"/>
          <w:sz w:val="24"/>
          <w:szCs w:val="24"/>
        </w:rPr>
        <w:t>HMO</w:t>
      </w:r>
      <w:r w:rsidR="00EE6484" w:rsidRPr="0048256F">
        <w:rPr>
          <w:rFonts w:eastAsia="华文楷体"/>
          <w:sz w:val="24"/>
          <w:szCs w:val="24"/>
        </w:rPr>
        <w:t>法</w:t>
      </w:r>
      <w:r w:rsidR="00EE6484" w:rsidRPr="0048256F">
        <w:rPr>
          <w:rFonts w:eastAsia="华文楷体" w:hint="eastAsia"/>
          <w:sz w:val="24"/>
          <w:szCs w:val="24"/>
        </w:rPr>
        <w:t>计算精度</w:t>
      </w:r>
      <w:r w:rsidR="00EE6484" w:rsidRPr="0048256F">
        <w:rPr>
          <w:rFonts w:eastAsia="华文楷体"/>
          <w:sz w:val="24"/>
          <w:szCs w:val="24"/>
        </w:rPr>
        <w:t>的一般规律。</w:t>
      </w:r>
    </w:p>
    <w:p w14:paraId="6E6C0925" w14:textId="7A4C5E50" w:rsidR="00193F7B" w:rsidRPr="0048256F" w:rsidRDefault="00BF4E65" w:rsidP="0044222E">
      <w:pPr>
        <w:adjustRightInd w:val="0"/>
        <w:snapToGrid w:val="0"/>
        <w:spacing w:line="440" w:lineRule="exact"/>
        <w:ind w:firstLineChars="200" w:firstLine="480"/>
        <w:rPr>
          <w:rFonts w:eastAsia="楷体"/>
          <w:sz w:val="24"/>
          <w:szCs w:val="24"/>
        </w:rPr>
      </w:pPr>
      <w:r w:rsidRPr="0048256F">
        <w:rPr>
          <w:rFonts w:eastAsia="楷体"/>
          <w:sz w:val="24"/>
          <w:szCs w:val="24"/>
        </w:rPr>
        <w:t>3</w:t>
      </w:r>
      <w:r w:rsidRPr="0048256F">
        <w:rPr>
          <w:rFonts w:eastAsia="楷体"/>
          <w:sz w:val="24"/>
          <w:szCs w:val="24"/>
        </w:rPr>
        <w:t>）借鉴碳原子自由价</w:t>
      </w:r>
      <w:r w:rsidR="00EC615C" w:rsidRPr="0048256F">
        <w:rPr>
          <w:rFonts w:eastAsia="楷体" w:hint="eastAsia"/>
          <w:sz w:val="24"/>
          <w:szCs w:val="24"/>
        </w:rPr>
        <w:t>计算</w:t>
      </w:r>
      <w:r w:rsidRPr="0048256F">
        <w:rPr>
          <w:rFonts w:eastAsia="楷体"/>
          <w:sz w:val="24"/>
          <w:szCs w:val="24"/>
        </w:rPr>
        <w:t>中</w:t>
      </w:r>
      <w:r w:rsidR="009F1376" w:rsidRPr="0048256F">
        <w:rPr>
          <w:rFonts w:eastAsia="楷体" w:hint="eastAsia"/>
          <w:sz w:val="24"/>
          <w:szCs w:val="24"/>
        </w:rPr>
        <w:t>以</w:t>
      </w:r>
      <w:r w:rsidRPr="0048256F">
        <w:rPr>
          <w:rFonts w:eastAsia="楷体"/>
          <w:sz w:val="24"/>
          <w:szCs w:val="24"/>
        </w:rPr>
        <w:t>三亚甲基</w:t>
      </w:r>
      <w:r w:rsidR="00675017" w:rsidRPr="0048256F">
        <w:rPr>
          <w:rFonts w:eastAsia="楷体" w:hint="eastAsia"/>
          <w:sz w:val="24"/>
          <w:szCs w:val="24"/>
        </w:rPr>
        <w:t>甲烷</w:t>
      </w:r>
      <w:r w:rsidR="008B08A7" w:rsidRPr="0048256F">
        <w:rPr>
          <w:rFonts w:eastAsia="楷体" w:hint="eastAsia"/>
          <w:sz w:val="24"/>
          <w:szCs w:val="24"/>
        </w:rPr>
        <w:t>自由基</w:t>
      </w:r>
      <w:r w:rsidRPr="0048256F">
        <w:rPr>
          <w:rFonts w:eastAsia="楷体"/>
          <w:sz w:val="24"/>
          <w:szCs w:val="24"/>
        </w:rPr>
        <w:t>为基准（</w:t>
      </w:r>
      <w:r w:rsidRPr="0048256F">
        <w:rPr>
          <w:rFonts w:eastAsia="楷体"/>
          <w:sz w:val="24"/>
          <w:szCs w:val="24"/>
        </w:rPr>
        <w:t>HMO</w:t>
      </w:r>
      <w:r w:rsidRPr="0048256F">
        <w:rPr>
          <w:rFonts w:eastAsia="楷体"/>
          <w:sz w:val="24"/>
          <w:szCs w:val="24"/>
        </w:rPr>
        <w:t>法计算</w:t>
      </w:r>
      <w:r w:rsidR="00EC615C" w:rsidRPr="0048256F">
        <w:rPr>
          <w:rFonts w:eastAsia="楷体" w:hint="eastAsia"/>
          <w:sz w:val="24"/>
          <w:szCs w:val="24"/>
        </w:rPr>
        <w:t>其中心碳的最大</w:t>
      </w:r>
      <w:r w:rsidR="00EC615C" w:rsidRPr="0048256F">
        <w:rPr>
          <w:rFonts w:eastAsia="楷体"/>
          <w:sz w:val="24"/>
          <w:szCs w:val="24"/>
        </w:rPr>
        <w:t>π</w:t>
      </w:r>
      <w:r w:rsidR="00EC615C" w:rsidRPr="0048256F">
        <w:rPr>
          <w:rFonts w:eastAsia="楷体"/>
          <w:sz w:val="24"/>
          <w:szCs w:val="24"/>
        </w:rPr>
        <w:t>键级</w:t>
      </w:r>
      <w:r w:rsidRPr="0048256F">
        <w:rPr>
          <w:rFonts w:eastAsia="楷体"/>
          <w:sz w:val="24"/>
          <w:szCs w:val="24"/>
        </w:rPr>
        <w:t>为</w:t>
      </w:r>
      <w:r w:rsidRPr="0048256F">
        <w:rPr>
          <w:rFonts w:eastAsia="楷体"/>
          <w:sz w:val="24"/>
          <w:szCs w:val="24"/>
        </w:rPr>
        <w:t>1.73</w:t>
      </w:r>
      <w:r w:rsidR="007F6D88" w:rsidRPr="0048256F">
        <w:rPr>
          <w:rFonts w:eastAsia="楷体" w:hint="eastAsia"/>
          <w:sz w:val="24"/>
          <w:szCs w:val="24"/>
        </w:rPr>
        <w:t>，</w:t>
      </w:r>
      <w:r w:rsidR="0093761E" w:rsidRPr="0048256F">
        <w:rPr>
          <w:rFonts w:eastAsia="楷体" w:hint="eastAsia"/>
          <w:sz w:val="24"/>
          <w:szCs w:val="24"/>
        </w:rPr>
        <w:t>从头算方法</w:t>
      </w:r>
      <w:r w:rsidR="007F6D88" w:rsidRPr="0048256F">
        <w:rPr>
          <w:rFonts w:eastAsia="楷体"/>
          <w:sz w:val="24"/>
          <w:szCs w:val="24"/>
        </w:rPr>
        <w:t>的计算结果约在</w:t>
      </w:r>
      <w:r w:rsidR="0093761E" w:rsidRPr="0048256F">
        <w:rPr>
          <w:rFonts w:eastAsia="楷体" w:hint="eastAsia"/>
          <w:sz w:val="24"/>
          <w:szCs w:val="24"/>
        </w:rPr>
        <w:t>1</w:t>
      </w:r>
      <w:r w:rsidR="0093761E" w:rsidRPr="0048256F">
        <w:rPr>
          <w:rFonts w:eastAsia="楷体"/>
          <w:sz w:val="24"/>
          <w:szCs w:val="24"/>
        </w:rPr>
        <w:t>.60</w:t>
      </w:r>
      <w:r w:rsidR="009B7315" w:rsidRPr="0048256F">
        <w:rPr>
          <w:rFonts w:eastAsia="楷体"/>
          <w:sz w:val="24"/>
          <w:szCs w:val="24"/>
        </w:rPr>
        <w:t>~</w:t>
      </w:r>
      <w:r w:rsidR="007F6D88" w:rsidRPr="0048256F">
        <w:rPr>
          <w:rFonts w:eastAsia="楷体"/>
          <w:sz w:val="24"/>
          <w:szCs w:val="24"/>
        </w:rPr>
        <w:t>1.70</w:t>
      </w:r>
      <w:r w:rsidR="0093761E" w:rsidRPr="0048256F">
        <w:rPr>
          <w:rFonts w:eastAsia="楷体" w:hint="eastAsia"/>
          <w:sz w:val="24"/>
          <w:szCs w:val="24"/>
        </w:rPr>
        <w:t>之间</w:t>
      </w:r>
      <w:r w:rsidRPr="0048256F">
        <w:rPr>
          <w:rFonts w:eastAsia="楷体"/>
          <w:sz w:val="24"/>
          <w:szCs w:val="24"/>
        </w:rPr>
        <w:t>）的计算思路，</w:t>
      </w:r>
      <w:r w:rsidRPr="0048256F">
        <w:rPr>
          <w:rFonts w:eastAsia="楷体" w:hint="eastAsia"/>
          <w:b/>
          <w:bCs/>
          <w:sz w:val="24"/>
          <w:szCs w:val="24"/>
        </w:rPr>
        <w:t>设</w:t>
      </w:r>
      <w:r w:rsidR="009F1376" w:rsidRPr="0048256F">
        <w:rPr>
          <w:rFonts w:eastAsia="楷体" w:hint="eastAsia"/>
          <w:b/>
          <w:bCs/>
          <w:sz w:val="24"/>
          <w:szCs w:val="24"/>
        </w:rPr>
        <w:t>计</w:t>
      </w:r>
      <w:proofErr w:type="gramStart"/>
      <w:r w:rsidR="007F6D88" w:rsidRPr="0048256F">
        <w:rPr>
          <w:rFonts w:eastAsia="楷体" w:hint="eastAsia"/>
          <w:b/>
          <w:bCs/>
          <w:sz w:val="24"/>
          <w:szCs w:val="24"/>
        </w:rPr>
        <w:t>一</w:t>
      </w:r>
      <w:proofErr w:type="gramEnd"/>
      <w:r w:rsidR="007F6D88" w:rsidRPr="0048256F">
        <w:rPr>
          <w:rFonts w:eastAsia="楷体" w:hint="eastAsia"/>
          <w:b/>
          <w:bCs/>
          <w:sz w:val="24"/>
          <w:szCs w:val="24"/>
        </w:rPr>
        <w:t>套</w:t>
      </w:r>
      <w:r w:rsidR="00CC2397" w:rsidRPr="0048256F">
        <w:rPr>
          <w:rFonts w:eastAsia="楷体" w:hint="eastAsia"/>
          <w:b/>
          <w:bCs/>
          <w:sz w:val="24"/>
          <w:szCs w:val="24"/>
        </w:rPr>
        <w:t>包含</w:t>
      </w:r>
      <w:r w:rsidRPr="0048256F">
        <w:rPr>
          <w:rFonts w:eastAsia="楷体" w:hint="eastAsia"/>
          <w:b/>
          <w:bCs/>
          <w:sz w:val="24"/>
          <w:szCs w:val="24"/>
        </w:rPr>
        <w:t>杂原子如</w:t>
      </w:r>
      <w:r w:rsidRPr="0048256F">
        <w:rPr>
          <w:rFonts w:eastAsia="楷体"/>
          <w:b/>
          <w:bCs/>
          <w:sz w:val="24"/>
          <w:szCs w:val="24"/>
        </w:rPr>
        <w:t>O</w:t>
      </w:r>
      <w:r w:rsidRPr="0048256F">
        <w:rPr>
          <w:rFonts w:eastAsia="楷体" w:hint="eastAsia"/>
          <w:b/>
          <w:bCs/>
          <w:sz w:val="24"/>
          <w:szCs w:val="24"/>
        </w:rPr>
        <w:t>、</w:t>
      </w:r>
      <w:r w:rsidRPr="0048256F">
        <w:rPr>
          <w:rFonts w:eastAsia="楷体"/>
          <w:b/>
          <w:bCs/>
          <w:sz w:val="24"/>
          <w:szCs w:val="24"/>
        </w:rPr>
        <w:t>N</w:t>
      </w:r>
      <w:r w:rsidRPr="0048256F">
        <w:rPr>
          <w:rFonts w:eastAsia="楷体" w:hint="eastAsia"/>
          <w:b/>
          <w:bCs/>
          <w:sz w:val="24"/>
          <w:szCs w:val="24"/>
        </w:rPr>
        <w:t>、</w:t>
      </w:r>
      <w:r w:rsidRPr="0048256F">
        <w:rPr>
          <w:rFonts w:eastAsia="楷体"/>
          <w:b/>
          <w:bCs/>
          <w:sz w:val="24"/>
          <w:szCs w:val="24"/>
        </w:rPr>
        <w:t>P</w:t>
      </w:r>
      <w:r w:rsidRPr="0048256F">
        <w:rPr>
          <w:rFonts w:eastAsia="楷体" w:hint="eastAsia"/>
          <w:b/>
          <w:bCs/>
          <w:sz w:val="24"/>
          <w:szCs w:val="24"/>
        </w:rPr>
        <w:t>等</w:t>
      </w:r>
      <w:r w:rsidR="007F6D88" w:rsidRPr="0048256F">
        <w:rPr>
          <w:rFonts w:eastAsia="楷体" w:hint="eastAsia"/>
          <w:b/>
          <w:bCs/>
          <w:sz w:val="24"/>
          <w:szCs w:val="24"/>
        </w:rPr>
        <w:t>具有最大</w:t>
      </w:r>
      <w:r w:rsidR="007F6D88" w:rsidRPr="0048256F">
        <w:rPr>
          <w:rFonts w:eastAsia="楷体"/>
          <w:b/>
          <w:bCs/>
          <w:sz w:val="24"/>
          <w:szCs w:val="24"/>
        </w:rPr>
        <w:t>π</w:t>
      </w:r>
      <w:r w:rsidR="007F6D88" w:rsidRPr="0048256F">
        <w:rPr>
          <w:rFonts w:eastAsia="楷体" w:hint="eastAsia"/>
          <w:b/>
          <w:bCs/>
          <w:sz w:val="24"/>
          <w:szCs w:val="24"/>
        </w:rPr>
        <w:t>键级的结构作为自由价的</w:t>
      </w:r>
      <w:r w:rsidRPr="0048256F">
        <w:rPr>
          <w:rFonts w:eastAsia="楷体" w:hint="eastAsia"/>
          <w:b/>
          <w:bCs/>
          <w:sz w:val="24"/>
          <w:szCs w:val="24"/>
        </w:rPr>
        <w:t>计算基准，为进一步开发普适性更高的自由价计算程序奠定基础</w:t>
      </w:r>
      <w:r w:rsidRPr="0048256F">
        <w:rPr>
          <w:rFonts w:eastAsia="楷体"/>
          <w:sz w:val="24"/>
          <w:szCs w:val="24"/>
        </w:rPr>
        <w:t>。</w:t>
      </w:r>
    </w:p>
    <w:p w14:paraId="1B35D0B4" w14:textId="77777777" w:rsidR="00AD5DEE" w:rsidRPr="0048256F" w:rsidRDefault="00AD5DEE" w:rsidP="00AD5DEE">
      <w:pPr>
        <w:adjustRightInd w:val="0"/>
        <w:snapToGrid w:val="0"/>
        <w:spacing w:line="440" w:lineRule="exact"/>
        <w:ind w:firstLineChars="200" w:firstLine="480"/>
        <w:rPr>
          <w:rFonts w:eastAsia="楷体"/>
          <w:sz w:val="24"/>
          <w:szCs w:val="24"/>
        </w:rPr>
      </w:pPr>
    </w:p>
    <w:p w14:paraId="272CC167" w14:textId="77777777" w:rsidR="00AD5DEE" w:rsidRPr="0048256F" w:rsidRDefault="00AD5DEE" w:rsidP="00AD5DEE">
      <w:pPr>
        <w:autoSpaceDE w:val="0"/>
        <w:autoSpaceDN w:val="0"/>
        <w:adjustRightInd w:val="0"/>
        <w:spacing w:line="440" w:lineRule="exact"/>
        <w:ind w:firstLineChars="200" w:firstLine="482"/>
        <w:rPr>
          <w:rFonts w:eastAsia="楷体"/>
          <w:b/>
          <w:bCs/>
          <w:color w:val="000000"/>
          <w:kern w:val="0"/>
          <w:sz w:val="24"/>
          <w:szCs w:val="24"/>
        </w:rPr>
      </w:pPr>
      <w:r w:rsidRPr="0048256F">
        <w:rPr>
          <w:rFonts w:eastAsia="楷体"/>
          <w:b/>
          <w:bCs/>
          <w:color w:val="000000"/>
          <w:kern w:val="0"/>
          <w:sz w:val="24"/>
          <w:szCs w:val="24"/>
        </w:rPr>
        <w:t xml:space="preserve">2.2 </w:t>
      </w:r>
      <w:r w:rsidRPr="0048256F">
        <w:rPr>
          <w:rFonts w:ascii="楷体" w:eastAsia="楷体" w:hAnsi="楷体"/>
          <w:b/>
          <w:bCs/>
          <w:color w:val="000000"/>
          <w:kern w:val="0"/>
          <w:sz w:val="24"/>
          <w:szCs w:val="24"/>
        </w:rPr>
        <w:t>研究目标</w:t>
      </w:r>
    </w:p>
    <w:p w14:paraId="7B044DAD" w14:textId="5A376CDE" w:rsidR="00AD5DEE" w:rsidRPr="0048256F" w:rsidRDefault="00FC6D5C" w:rsidP="006B23D3">
      <w:pPr>
        <w:autoSpaceDE w:val="0"/>
        <w:autoSpaceDN w:val="0"/>
        <w:adjustRightInd w:val="0"/>
        <w:spacing w:line="440" w:lineRule="exact"/>
        <w:ind w:firstLineChars="200" w:firstLine="480"/>
        <w:rPr>
          <w:rFonts w:eastAsia="楷体"/>
          <w:color w:val="000000"/>
          <w:kern w:val="0"/>
          <w:sz w:val="24"/>
          <w:szCs w:val="24"/>
        </w:rPr>
      </w:pPr>
      <w:r w:rsidRPr="0048256F">
        <w:rPr>
          <w:rFonts w:eastAsia="楷体"/>
          <w:sz w:val="24"/>
          <w:szCs w:val="24"/>
        </w:rPr>
        <w:t>1</w:t>
      </w:r>
      <w:r w:rsidRPr="0048256F">
        <w:rPr>
          <w:rFonts w:eastAsia="楷体" w:hint="eastAsia"/>
          <w:sz w:val="24"/>
          <w:szCs w:val="24"/>
        </w:rPr>
        <w:t>)</w:t>
      </w:r>
      <w:r w:rsidR="006B23D3" w:rsidRPr="0048256F">
        <w:rPr>
          <w:rFonts w:eastAsia="楷体" w:hint="eastAsia"/>
          <w:color w:val="000000"/>
          <w:kern w:val="0"/>
          <w:sz w:val="24"/>
          <w:szCs w:val="24"/>
        </w:rPr>
        <w:t xml:space="preserve"> </w:t>
      </w:r>
      <w:r w:rsidR="00AD5DEE" w:rsidRPr="0048256F">
        <w:rPr>
          <w:rFonts w:eastAsia="楷体"/>
          <w:color w:val="000000"/>
          <w:kern w:val="0"/>
          <w:sz w:val="24"/>
          <w:szCs w:val="24"/>
        </w:rPr>
        <w:t>构建</w:t>
      </w:r>
      <w:r w:rsidR="00617132" w:rsidRPr="0048256F">
        <w:rPr>
          <w:rFonts w:eastAsia="楷体"/>
          <w:color w:val="000000"/>
          <w:kern w:val="0"/>
          <w:sz w:val="24"/>
          <w:szCs w:val="24"/>
        </w:rPr>
        <w:t>和设计</w:t>
      </w:r>
      <w:r w:rsidR="00AD5DEE" w:rsidRPr="0048256F">
        <w:rPr>
          <w:rFonts w:eastAsia="楷体"/>
          <w:color w:val="000000"/>
          <w:kern w:val="0"/>
          <w:sz w:val="24"/>
          <w:szCs w:val="24"/>
        </w:rPr>
        <w:t>基于</w:t>
      </w:r>
      <w:del w:id="52" w:author="Administrator" w:date="2022-02-27T19:13:00Z">
        <w:r w:rsidR="00570EBA" w:rsidRPr="0048256F" w:rsidDel="001E23C8">
          <w:rPr>
            <w:rFonts w:eastAsia="楷体"/>
            <w:kern w:val="0"/>
            <w:sz w:val="24"/>
            <w:szCs w:val="24"/>
          </w:rPr>
          <w:delText>中继</w:delText>
        </w:r>
        <w:r w:rsidR="00AD5DEE" w:rsidRPr="0048256F" w:rsidDel="001E23C8">
          <w:rPr>
            <w:rFonts w:eastAsia="楷体"/>
            <w:kern w:val="0"/>
            <w:sz w:val="24"/>
            <w:szCs w:val="24"/>
          </w:rPr>
          <w:delText>的</w:delText>
        </w:r>
        <w:r w:rsidR="009E62F3" w:rsidRPr="0048256F" w:rsidDel="001E23C8">
          <w:rPr>
            <w:rFonts w:eastAsia="楷体" w:hint="eastAsia"/>
            <w:kern w:val="0"/>
            <w:sz w:val="24"/>
            <w:szCs w:val="24"/>
          </w:rPr>
          <w:delText>P</w:delText>
        </w:r>
        <w:r w:rsidR="009E62F3" w:rsidRPr="0048256F" w:rsidDel="001E23C8">
          <w:rPr>
            <w:rFonts w:eastAsia="楷体"/>
            <w:kern w:val="0"/>
            <w:sz w:val="24"/>
            <w:szCs w:val="24"/>
          </w:rPr>
          <w:delText>CET</w:delText>
        </w:r>
      </w:del>
      <w:ins w:id="53" w:author="Administrator" w:date="2022-02-27T19:13:00Z">
        <w:r w:rsidR="001E23C8">
          <w:rPr>
            <w:rFonts w:eastAsia="楷体"/>
            <w:kern w:val="0"/>
            <w:sz w:val="24"/>
            <w:szCs w:val="24"/>
          </w:rPr>
          <w:t>非绝热</w:t>
        </w:r>
        <w:r w:rsidR="001E23C8">
          <w:rPr>
            <w:rFonts w:eastAsia="楷体"/>
            <w:kern w:val="0"/>
            <w:sz w:val="24"/>
            <w:szCs w:val="24"/>
          </w:rPr>
          <w:t>PCET</w:t>
        </w:r>
      </w:ins>
      <w:r w:rsidR="00570EBA" w:rsidRPr="0048256F">
        <w:rPr>
          <w:rFonts w:eastAsia="楷体"/>
          <w:kern w:val="0"/>
          <w:sz w:val="24"/>
          <w:szCs w:val="24"/>
        </w:rPr>
        <w:t>机制</w:t>
      </w:r>
      <w:r w:rsidR="00617132" w:rsidRPr="0048256F">
        <w:rPr>
          <w:rFonts w:eastAsia="楷体"/>
          <w:kern w:val="0"/>
          <w:sz w:val="24"/>
          <w:szCs w:val="24"/>
        </w:rPr>
        <w:t>的</w:t>
      </w:r>
      <w:r w:rsidR="00617132" w:rsidRPr="0048256F">
        <w:rPr>
          <w:rFonts w:eastAsia="楷体"/>
          <w:kern w:val="0"/>
          <w:sz w:val="24"/>
          <w:szCs w:val="24"/>
        </w:rPr>
        <w:t>NHC</w:t>
      </w:r>
      <w:r w:rsidR="00617132" w:rsidRPr="0048256F">
        <w:rPr>
          <w:rFonts w:eastAsia="楷体"/>
          <w:kern w:val="0"/>
          <w:sz w:val="24"/>
          <w:szCs w:val="24"/>
        </w:rPr>
        <w:t>催化</w:t>
      </w:r>
      <w:r w:rsidR="009123C7" w:rsidRPr="0048256F">
        <w:rPr>
          <w:rFonts w:eastAsia="楷体" w:hint="eastAsia"/>
          <w:kern w:val="0"/>
          <w:sz w:val="24"/>
          <w:szCs w:val="24"/>
        </w:rPr>
        <w:t>和其它自由基</w:t>
      </w:r>
      <w:r w:rsidR="00617132" w:rsidRPr="0048256F">
        <w:rPr>
          <w:rFonts w:eastAsia="楷体"/>
          <w:kern w:val="0"/>
          <w:sz w:val="24"/>
          <w:szCs w:val="24"/>
        </w:rPr>
        <w:t>反应</w:t>
      </w:r>
      <w:r w:rsidR="00AD5DEE" w:rsidRPr="0048256F">
        <w:rPr>
          <w:rFonts w:eastAsia="楷体"/>
          <w:color w:val="000000"/>
          <w:kern w:val="0"/>
          <w:sz w:val="24"/>
          <w:szCs w:val="24"/>
        </w:rPr>
        <w:t>的结构模</w:t>
      </w:r>
      <w:r w:rsidR="00AD5DEE" w:rsidRPr="0048256F">
        <w:rPr>
          <w:rFonts w:eastAsia="楷体"/>
          <w:color w:val="000000"/>
          <w:kern w:val="0"/>
          <w:sz w:val="24"/>
          <w:szCs w:val="24"/>
        </w:rPr>
        <w:lastRenderedPageBreak/>
        <w:t>型，</w:t>
      </w:r>
      <w:r w:rsidR="00AF63E3" w:rsidRPr="0048256F">
        <w:rPr>
          <w:rFonts w:eastAsia="楷体" w:hint="eastAsia"/>
          <w:color w:val="000000"/>
          <w:kern w:val="0"/>
          <w:sz w:val="24"/>
          <w:szCs w:val="24"/>
        </w:rPr>
        <w:t>阐明</w:t>
      </w:r>
      <w:r w:rsidR="00AD5DEE" w:rsidRPr="0048256F">
        <w:rPr>
          <w:rFonts w:eastAsia="楷体"/>
          <w:color w:val="000000"/>
          <w:kern w:val="0"/>
          <w:sz w:val="24"/>
          <w:szCs w:val="24"/>
        </w:rPr>
        <w:t>这些反应的详细反应机制和微观结构信息</w:t>
      </w:r>
      <w:r w:rsidR="0044222E" w:rsidRPr="0048256F">
        <w:rPr>
          <w:rFonts w:eastAsia="楷体" w:hint="eastAsia"/>
          <w:color w:val="000000"/>
          <w:kern w:val="0"/>
          <w:sz w:val="24"/>
          <w:szCs w:val="24"/>
        </w:rPr>
        <w:t>。</w:t>
      </w:r>
    </w:p>
    <w:p w14:paraId="782327EE" w14:textId="1B587550" w:rsidR="006B23D3" w:rsidRPr="0048256F" w:rsidRDefault="00FC6D5C" w:rsidP="006B23D3">
      <w:pPr>
        <w:autoSpaceDE w:val="0"/>
        <w:autoSpaceDN w:val="0"/>
        <w:adjustRightInd w:val="0"/>
        <w:spacing w:line="440" w:lineRule="exact"/>
        <w:ind w:firstLineChars="200" w:firstLine="480"/>
        <w:rPr>
          <w:rFonts w:eastAsia="楷体"/>
          <w:color w:val="000000"/>
          <w:kern w:val="0"/>
          <w:sz w:val="24"/>
          <w:szCs w:val="24"/>
        </w:rPr>
      </w:pPr>
      <w:r w:rsidRPr="0048256F">
        <w:rPr>
          <w:rFonts w:eastAsia="楷体"/>
          <w:sz w:val="24"/>
          <w:szCs w:val="24"/>
        </w:rPr>
        <w:t>2</w:t>
      </w:r>
      <w:r w:rsidRPr="0048256F">
        <w:rPr>
          <w:rFonts w:eastAsia="楷体" w:hint="eastAsia"/>
          <w:sz w:val="24"/>
          <w:szCs w:val="24"/>
        </w:rPr>
        <w:t>)</w:t>
      </w:r>
      <w:r w:rsidR="006B23D3" w:rsidRPr="0048256F">
        <w:rPr>
          <w:rFonts w:eastAsia="楷体" w:hint="eastAsia"/>
          <w:color w:val="000000"/>
          <w:kern w:val="0"/>
          <w:sz w:val="24"/>
          <w:szCs w:val="24"/>
        </w:rPr>
        <w:t xml:space="preserve"> </w:t>
      </w:r>
      <w:r w:rsidR="00AD5DEE" w:rsidRPr="0048256F">
        <w:rPr>
          <w:rFonts w:eastAsia="楷体"/>
          <w:color w:val="000000"/>
          <w:kern w:val="0"/>
          <w:sz w:val="24"/>
          <w:szCs w:val="24"/>
        </w:rPr>
        <w:t>明确</w:t>
      </w:r>
      <w:r w:rsidR="00617132" w:rsidRPr="0048256F">
        <w:rPr>
          <w:rFonts w:eastAsia="楷体"/>
          <w:color w:val="000000"/>
          <w:kern w:val="0"/>
          <w:sz w:val="24"/>
          <w:szCs w:val="24"/>
        </w:rPr>
        <w:t>NHC</w:t>
      </w:r>
      <w:r w:rsidR="00AD5DEE" w:rsidRPr="0048256F">
        <w:rPr>
          <w:rFonts w:eastAsia="楷体"/>
          <w:color w:val="000000"/>
          <w:kern w:val="0"/>
          <w:sz w:val="24"/>
          <w:szCs w:val="24"/>
        </w:rPr>
        <w:t>催化剂在</w:t>
      </w:r>
      <w:del w:id="54" w:author="Administrator" w:date="2022-02-27T19:13:00Z">
        <w:r w:rsidR="009E62F3" w:rsidRPr="0048256F" w:rsidDel="001E23C8">
          <w:rPr>
            <w:rFonts w:eastAsia="楷体"/>
            <w:kern w:val="0"/>
            <w:sz w:val="24"/>
            <w:szCs w:val="24"/>
          </w:rPr>
          <w:delText>中继的</w:delText>
        </w:r>
        <w:r w:rsidR="009E62F3" w:rsidRPr="0048256F" w:rsidDel="001E23C8">
          <w:rPr>
            <w:rFonts w:eastAsia="楷体" w:hint="eastAsia"/>
            <w:kern w:val="0"/>
            <w:sz w:val="24"/>
            <w:szCs w:val="24"/>
          </w:rPr>
          <w:delText>P</w:delText>
        </w:r>
        <w:r w:rsidR="009E62F3" w:rsidRPr="0048256F" w:rsidDel="001E23C8">
          <w:rPr>
            <w:rFonts w:eastAsia="楷体"/>
            <w:kern w:val="0"/>
            <w:sz w:val="24"/>
            <w:szCs w:val="24"/>
          </w:rPr>
          <w:delText>CET</w:delText>
        </w:r>
      </w:del>
      <w:ins w:id="55" w:author="Administrator" w:date="2022-02-27T19:13:00Z">
        <w:r w:rsidR="001E23C8">
          <w:rPr>
            <w:rFonts w:eastAsia="楷体"/>
            <w:kern w:val="0"/>
            <w:sz w:val="24"/>
            <w:szCs w:val="24"/>
          </w:rPr>
          <w:t>非绝热</w:t>
        </w:r>
        <w:r w:rsidR="001E23C8">
          <w:rPr>
            <w:rFonts w:eastAsia="楷体"/>
            <w:kern w:val="0"/>
            <w:sz w:val="24"/>
            <w:szCs w:val="24"/>
          </w:rPr>
          <w:t>PCET</w:t>
        </w:r>
      </w:ins>
      <w:r w:rsidR="009E62F3" w:rsidRPr="0048256F">
        <w:rPr>
          <w:rFonts w:eastAsia="楷体"/>
          <w:kern w:val="0"/>
          <w:sz w:val="24"/>
          <w:szCs w:val="24"/>
        </w:rPr>
        <w:t>机制</w:t>
      </w:r>
      <w:r w:rsidR="00AD5DEE" w:rsidRPr="0048256F">
        <w:rPr>
          <w:rFonts w:eastAsia="楷体"/>
          <w:color w:val="000000"/>
          <w:kern w:val="0"/>
          <w:sz w:val="24"/>
          <w:szCs w:val="24"/>
        </w:rPr>
        <w:t>中所扮演的具体角色，揭示反应的选择性</w:t>
      </w:r>
      <w:r w:rsidR="00336E30" w:rsidRPr="0048256F">
        <w:rPr>
          <w:rFonts w:eastAsia="楷体" w:hint="eastAsia"/>
          <w:color w:val="000000"/>
          <w:kern w:val="0"/>
          <w:sz w:val="24"/>
          <w:szCs w:val="24"/>
        </w:rPr>
        <w:t>（</w:t>
      </w:r>
      <w:r w:rsidR="00AF63E3" w:rsidRPr="0048256F">
        <w:rPr>
          <w:rFonts w:eastAsia="楷体" w:hint="eastAsia"/>
          <w:color w:val="000000"/>
          <w:kern w:val="0"/>
          <w:sz w:val="24"/>
          <w:szCs w:val="24"/>
        </w:rPr>
        <w:t>包含</w:t>
      </w:r>
      <w:r w:rsidR="00336E30" w:rsidRPr="0048256F">
        <w:rPr>
          <w:rFonts w:eastAsia="楷体" w:hint="eastAsia"/>
          <w:color w:val="000000"/>
          <w:kern w:val="0"/>
          <w:sz w:val="24"/>
          <w:szCs w:val="24"/>
        </w:rPr>
        <w:t>化学选择性和立体选择性）</w:t>
      </w:r>
      <w:r w:rsidR="00AD5DEE" w:rsidRPr="0048256F">
        <w:rPr>
          <w:rFonts w:eastAsia="楷体"/>
          <w:color w:val="000000"/>
          <w:kern w:val="0"/>
          <w:sz w:val="24"/>
          <w:szCs w:val="24"/>
        </w:rPr>
        <w:t>的起因，总结催化</w:t>
      </w:r>
      <w:r w:rsidR="00336E30" w:rsidRPr="0048256F">
        <w:rPr>
          <w:rFonts w:eastAsia="楷体" w:hint="eastAsia"/>
          <w:color w:val="000000"/>
          <w:kern w:val="0"/>
          <w:sz w:val="24"/>
          <w:szCs w:val="24"/>
        </w:rPr>
        <w:t>剂</w:t>
      </w:r>
      <w:r w:rsidR="00AD5DEE" w:rsidRPr="0048256F">
        <w:rPr>
          <w:rFonts w:eastAsia="楷体"/>
          <w:color w:val="000000"/>
          <w:kern w:val="0"/>
          <w:sz w:val="24"/>
          <w:szCs w:val="24"/>
        </w:rPr>
        <w:t>结构与其催化效率之间的</w:t>
      </w:r>
      <w:r w:rsidR="00B05C99" w:rsidRPr="0048256F">
        <w:rPr>
          <w:rFonts w:eastAsia="楷体"/>
          <w:color w:val="000000"/>
          <w:kern w:val="0"/>
          <w:sz w:val="24"/>
          <w:szCs w:val="24"/>
        </w:rPr>
        <w:t>一般</w:t>
      </w:r>
      <w:r w:rsidR="00AD5DEE" w:rsidRPr="0048256F">
        <w:rPr>
          <w:rFonts w:eastAsia="楷体"/>
          <w:color w:val="000000"/>
          <w:kern w:val="0"/>
          <w:sz w:val="24"/>
          <w:szCs w:val="24"/>
        </w:rPr>
        <w:t>规律</w:t>
      </w:r>
      <w:r w:rsidR="0044222E" w:rsidRPr="0048256F">
        <w:rPr>
          <w:rFonts w:eastAsia="楷体" w:hint="eastAsia"/>
          <w:color w:val="000000"/>
          <w:kern w:val="0"/>
          <w:sz w:val="24"/>
          <w:szCs w:val="24"/>
        </w:rPr>
        <w:t>。</w:t>
      </w:r>
    </w:p>
    <w:p w14:paraId="76CDE4B4" w14:textId="4B3BC461" w:rsidR="00AD5DEE" w:rsidRPr="0048256F" w:rsidRDefault="00FC6D5C" w:rsidP="006B23D3">
      <w:pPr>
        <w:autoSpaceDE w:val="0"/>
        <w:autoSpaceDN w:val="0"/>
        <w:adjustRightInd w:val="0"/>
        <w:spacing w:line="440" w:lineRule="exact"/>
        <w:ind w:firstLineChars="200" w:firstLine="480"/>
        <w:rPr>
          <w:rFonts w:eastAsia="楷体"/>
          <w:color w:val="000000"/>
          <w:kern w:val="0"/>
          <w:sz w:val="24"/>
          <w:szCs w:val="24"/>
        </w:rPr>
      </w:pPr>
      <w:r w:rsidRPr="0048256F">
        <w:rPr>
          <w:rFonts w:eastAsia="楷体"/>
          <w:sz w:val="24"/>
          <w:szCs w:val="24"/>
        </w:rPr>
        <w:t>3</w:t>
      </w:r>
      <w:r w:rsidRPr="0048256F">
        <w:rPr>
          <w:rFonts w:eastAsia="楷体" w:hint="eastAsia"/>
          <w:sz w:val="24"/>
          <w:szCs w:val="24"/>
        </w:rPr>
        <w:t>)</w:t>
      </w:r>
      <w:r w:rsidR="006B23D3" w:rsidRPr="0048256F">
        <w:rPr>
          <w:rFonts w:eastAsia="楷体" w:hint="eastAsia"/>
          <w:color w:val="000000"/>
          <w:kern w:val="0"/>
          <w:sz w:val="24"/>
          <w:szCs w:val="24"/>
        </w:rPr>
        <w:t xml:space="preserve"> </w:t>
      </w:r>
      <w:r w:rsidR="00336E30" w:rsidRPr="0048256F">
        <w:rPr>
          <w:rFonts w:eastAsia="楷体"/>
          <w:color w:val="000000"/>
          <w:kern w:val="0"/>
          <w:sz w:val="24"/>
          <w:szCs w:val="24"/>
        </w:rPr>
        <w:t>改进</w:t>
      </w:r>
      <w:r w:rsidR="00336E30" w:rsidRPr="0048256F">
        <w:rPr>
          <w:rFonts w:eastAsia="楷体"/>
          <w:color w:val="000000"/>
          <w:kern w:val="0"/>
          <w:sz w:val="24"/>
          <w:szCs w:val="24"/>
        </w:rPr>
        <w:t>HMO</w:t>
      </w:r>
      <w:r w:rsidR="00336E30" w:rsidRPr="0048256F">
        <w:rPr>
          <w:rFonts w:eastAsia="楷体"/>
          <w:color w:val="000000"/>
          <w:kern w:val="0"/>
          <w:sz w:val="24"/>
          <w:szCs w:val="24"/>
        </w:rPr>
        <w:t>法</w:t>
      </w:r>
      <w:r w:rsidR="00336E30" w:rsidRPr="0048256F">
        <w:rPr>
          <w:rFonts w:eastAsia="楷体" w:hint="eastAsia"/>
          <w:color w:val="000000"/>
          <w:kern w:val="0"/>
          <w:sz w:val="24"/>
          <w:szCs w:val="24"/>
        </w:rPr>
        <w:t>关于</w:t>
      </w:r>
      <w:r w:rsidR="00336E30" w:rsidRPr="0048256F">
        <w:rPr>
          <w:rFonts w:eastAsia="楷体"/>
          <w:color w:val="000000"/>
          <w:kern w:val="0"/>
          <w:sz w:val="24"/>
          <w:szCs w:val="24"/>
        </w:rPr>
        <w:t>π</w:t>
      </w:r>
      <w:r w:rsidR="00336E30" w:rsidRPr="0048256F">
        <w:rPr>
          <w:rFonts w:eastAsia="楷体"/>
          <w:color w:val="000000"/>
          <w:kern w:val="0"/>
          <w:sz w:val="24"/>
          <w:szCs w:val="24"/>
        </w:rPr>
        <w:t>键级的</w:t>
      </w:r>
      <w:r w:rsidR="00336E30" w:rsidRPr="0048256F">
        <w:rPr>
          <w:rFonts w:eastAsia="楷体" w:hint="eastAsia"/>
          <w:color w:val="000000"/>
          <w:kern w:val="0"/>
          <w:sz w:val="24"/>
          <w:szCs w:val="24"/>
        </w:rPr>
        <w:t>计算</w:t>
      </w:r>
      <w:r w:rsidR="00336E30" w:rsidRPr="0048256F">
        <w:rPr>
          <w:rFonts w:eastAsia="楷体"/>
          <w:color w:val="000000"/>
          <w:kern w:val="0"/>
          <w:sz w:val="24"/>
          <w:szCs w:val="24"/>
        </w:rPr>
        <w:t>精度</w:t>
      </w:r>
      <w:r w:rsidR="00336E30" w:rsidRPr="0048256F">
        <w:rPr>
          <w:rFonts w:eastAsia="楷体" w:hint="eastAsia"/>
          <w:color w:val="000000"/>
          <w:kern w:val="0"/>
          <w:sz w:val="24"/>
          <w:szCs w:val="24"/>
        </w:rPr>
        <w:t>，并以此为基础开发一套复杂</w:t>
      </w:r>
      <w:r w:rsidR="00AF63E3" w:rsidRPr="0048256F">
        <w:rPr>
          <w:rFonts w:eastAsia="楷体" w:hint="eastAsia"/>
          <w:color w:val="000000"/>
          <w:kern w:val="0"/>
          <w:sz w:val="24"/>
          <w:szCs w:val="24"/>
        </w:rPr>
        <w:t>芳香</w:t>
      </w:r>
      <w:r w:rsidR="00336E30" w:rsidRPr="0048256F">
        <w:rPr>
          <w:rFonts w:eastAsia="楷体" w:hint="eastAsia"/>
          <w:color w:val="000000"/>
          <w:kern w:val="0"/>
          <w:sz w:val="24"/>
          <w:szCs w:val="24"/>
        </w:rPr>
        <w:t>体系</w:t>
      </w:r>
      <w:r w:rsidR="00AF63E3" w:rsidRPr="0048256F">
        <w:rPr>
          <w:rFonts w:eastAsia="楷体" w:hint="eastAsia"/>
          <w:color w:val="000000"/>
          <w:kern w:val="0"/>
          <w:sz w:val="24"/>
          <w:szCs w:val="24"/>
        </w:rPr>
        <w:t>的</w:t>
      </w:r>
      <w:r w:rsidR="009A27DC" w:rsidRPr="0048256F">
        <w:rPr>
          <w:rFonts w:eastAsia="楷体" w:hint="eastAsia"/>
          <w:color w:val="000000"/>
          <w:kern w:val="0"/>
          <w:sz w:val="24"/>
          <w:szCs w:val="24"/>
        </w:rPr>
        <w:t>高精度</w:t>
      </w:r>
      <w:r w:rsidR="00336E30" w:rsidRPr="0048256F">
        <w:rPr>
          <w:rFonts w:eastAsia="楷体" w:hint="eastAsia"/>
          <w:color w:val="000000"/>
          <w:kern w:val="0"/>
          <w:sz w:val="24"/>
          <w:szCs w:val="24"/>
        </w:rPr>
        <w:t>自由价计算程序</w:t>
      </w:r>
      <w:r w:rsidR="009A27DC" w:rsidRPr="0048256F">
        <w:rPr>
          <w:rFonts w:eastAsia="楷体" w:hint="eastAsia"/>
          <w:color w:val="000000"/>
          <w:kern w:val="0"/>
          <w:sz w:val="24"/>
          <w:szCs w:val="24"/>
        </w:rPr>
        <w:t>。</w:t>
      </w:r>
    </w:p>
    <w:p w14:paraId="53CBC832" w14:textId="77777777" w:rsidR="00AD5DEE" w:rsidRPr="0048256F" w:rsidRDefault="00AD5DEE" w:rsidP="00AD5DEE">
      <w:pPr>
        <w:snapToGrid w:val="0"/>
        <w:spacing w:line="440" w:lineRule="exact"/>
        <w:ind w:firstLineChars="196" w:firstLine="470"/>
        <w:rPr>
          <w:rFonts w:eastAsia="楷体"/>
          <w:sz w:val="24"/>
          <w:szCs w:val="24"/>
        </w:rPr>
      </w:pPr>
      <w:r w:rsidRPr="0048256F">
        <w:rPr>
          <w:rFonts w:eastAsia="楷体"/>
          <w:sz w:val="24"/>
          <w:szCs w:val="24"/>
        </w:rPr>
        <w:t xml:space="preserve"> </w:t>
      </w:r>
    </w:p>
    <w:p w14:paraId="4BCC1B47" w14:textId="77777777" w:rsidR="00AD5DEE" w:rsidRPr="0048256F" w:rsidRDefault="00AD5DEE" w:rsidP="00AD5DEE">
      <w:pPr>
        <w:autoSpaceDE w:val="0"/>
        <w:autoSpaceDN w:val="0"/>
        <w:adjustRightInd w:val="0"/>
        <w:spacing w:line="440" w:lineRule="exact"/>
        <w:ind w:firstLineChars="200" w:firstLine="482"/>
        <w:rPr>
          <w:rFonts w:eastAsia="楷体"/>
          <w:b/>
          <w:bCs/>
          <w:color w:val="000000"/>
          <w:kern w:val="0"/>
          <w:sz w:val="24"/>
          <w:szCs w:val="24"/>
        </w:rPr>
      </w:pPr>
      <w:r w:rsidRPr="0048256F">
        <w:rPr>
          <w:rFonts w:eastAsia="楷体"/>
          <w:b/>
          <w:bCs/>
          <w:color w:val="000000"/>
          <w:kern w:val="0"/>
          <w:sz w:val="24"/>
          <w:szCs w:val="24"/>
        </w:rPr>
        <w:t xml:space="preserve">2.3 </w:t>
      </w:r>
      <w:r w:rsidRPr="0048256F">
        <w:rPr>
          <w:rFonts w:ascii="楷体" w:eastAsia="楷体" w:hAnsi="楷体"/>
          <w:b/>
          <w:bCs/>
          <w:color w:val="000000"/>
          <w:kern w:val="0"/>
          <w:sz w:val="24"/>
          <w:szCs w:val="24"/>
        </w:rPr>
        <w:t>拟解决的关键科学问题</w:t>
      </w:r>
    </w:p>
    <w:p w14:paraId="703F48F5" w14:textId="33BCF6E0" w:rsidR="00AD5DEE" w:rsidRPr="0048256F" w:rsidRDefault="00FC6D5C" w:rsidP="00AD5DEE">
      <w:pPr>
        <w:autoSpaceDE w:val="0"/>
        <w:autoSpaceDN w:val="0"/>
        <w:adjustRightInd w:val="0"/>
        <w:snapToGrid w:val="0"/>
        <w:spacing w:line="440" w:lineRule="exact"/>
        <w:ind w:firstLineChars="196" w:firstLine="470"/>
        <w:rPr>
          <w:rFonts w:eastAsia="楷体"/>
          <w:kern w:val="0"/>
          <w:sz w:val="24"/>
          <w:szCs w:val="24"/>
        </w:rPr>
      </w:pPr>
      <w:r w:rsidRPr="0048256F">
        <w:rPr>
          <w:rFonts w:eastAsia="楷体"/>
          <w:sz w:val="24"/>
          <w:szCs w:val="24"/>
        </w:rPr>
        <w:t>1</w:t>
      </w:r>
      <w:r w:rsidRPr="0048256F">
        <w:rPr>
          <w:rFonts w:eastAsia="楷体" w:hint="eastAsia"/>
          <w:sz w:val="24"/>
          <w:szCs w:val="24"/>
        </w:rPr>
        <w:t>)</w:t>
      </w:r>
      <w:r w:rsidR="0015687E" w:rsidRPr="0048256F">
        <w:rPr>
          <w:rFonts w:ascii="楷体" w:eastAsia="楷体" w:hAnsi="楷体" w:hint="eastAsia"/>
          <w:kern w:val="0"/>
          <w:sz w:val="24"/>
          <w:szCs w:val="24"/>
        </w:rPr>
        <w:t xml:space="preserve"> </w:t>
      </w:r>
      <w:r w:rsidR="00AD5DEE" w:rsidRPr="0048256F">
        <w:rPr>
          <w:rFonts w:ascii="楷体" w:eastAsia="楷体" w:hAnsi="楷体"/>
          <w:kern w:val="0"/>
          <w:sz w:val="24"/>
          <w:szCs w:val="24"/>
        </w:rPr>
        <w:t>通过理论研究</w:t>
      </w:r>
      <w:r w:rsidR="00FB62BC" w:rsidRPr="0048256F">
        <w:rPr>
          <w:rFonts w:ascii="楷体" w:eastAsia="楷体" w:hAnsi="楷体" w:hint="eastAsia"/>
          <w:kern w:val="0"/>
          <w:sz w:val="24"/>
          <w:szCs w:val="24"/>
        </w:rPr>
        <w:t>与设计</w:t>
      </w:r>
      <w:r w:rsidR="00AD5DEE" w:rsidRPr="0048256F">
        <w:rPr>
          <w:rFonts w:ascii="楷体" w:eastAsia="楷体" w:hAnsi="楷体"/>
          <w:kern w:val="0"/>
          <w:sz w:val="24"/>
          <w:szCs w:val="24"/>
        </w:rPr>
        <w:t>基于</w:t>
      </w:r>
      <w:del w:id="56" w:author="Administrator" w:date="2022-02-27T19:13:00Z">
        <w:r w:rsidR="00FB62BC" w:rsidRPr="0048256F" w:rsidDel="001E23C8">
          <w:rPr>
            <w:rFonts w:eastAsia="楷体"/>
            <w:kern w:val="0"/>
            <w:sz w:val="24"/>
            <w:szCs w:val="24"/>
          </w:rPr>
          <w:delText>中继的</w:delText>
        </w:r>
        <w:r w:rsidR="001F05FD" w:rsidRPr="0048256F" w:rsidDel="001E23C8">
          <w:rPr>
            <w:rFonts w:eastAsia="楷体" w:hint="eastAsia"/>
            <w:kern w:val="0"/>
            <w:sz w:val="24"/>
            <w:szCs w:val="24"/>
          </w:rPr>
          <w:delText>P</w:delText>
        </w:r>
        <w:r w:rsidR="001F05FD" w:rsidRPr="0048256F" w:rsidDel="001E23C8">
          <w:rPr>
            <w:rFonts w:eastAsia="楷体"/>
            <w:kern w:val="0"/>
            <w:sz w:val="24"/>
            <w:szCs w:val="24"/>
          </w:rPr>
          <w:delText>CET</w:delText>
        </w:r>
      </w:del>
      <w:ins w:id="57" w:author="Administrator" w:date="2022-02-27T19:13:00Z">
        <w:r w:rsidR="001E23C8">
          <w:rPr>
            <w:rFonts w:eastAsia="楷体"/>
            <w:kern w:val="0"/>
            <w:sz w:val="24"/>
            <w:szCs w:val="24"/>
          </w:rPr>
          <w:t>非绝热</w:t>
        </w:r>
        <w:r w:rsidR="001E23C8">
          <w:rPr>
            <w:rFonts w:eastAsia="楷体"/>
            <w:kern w:val="0"/>
            <w:sz w:val="24"/>
            <w:szCs w:val="24"/>
          </w:rPr>
          <w:t>PCET</w:t>
        </w:r>
      </w:ins>
      <w:r w:rsidR="00FB62BC" w:rsidRPr="0048256F">
        <w:rPr>
          <w:rFonts w:eastAsia="楷体"/>
          <w:kern w:val="0"/>
          <w:sz w:val="24"/>
          <w:szCs w:val="24"/>
        </w:rPr>
        <w:t>机制的反应</w:t>
      </w:r>
      <w:r w:rsidR="009B7688" w:rsidRPr="0048256F">
        <w:rPr>
          <w:rFonts w:eastAsia="楷体" w:hint="eastAsia"/>
          <w:kern w:val="0"/>
          <w:sz w:val="24"/>
          <w:szCs w:val="24"/>
        </w:rPr>
        <w:t>模型</w:t>
      </w:r>
      <w:r w:rsidR="00AD5DEE" w:rsidRPr="0048256F">
        <w:rPr>
          <w:rFonts w:ascii="楷体" w:eastAsia="楷体" w:hAnsi="楷体"/>
          <w:kern w:val="0"/>
          <w:sz w:val="24"/>
          <w:szCs w:val="24"/>
        </w:rPr>
        <w:t>，</w:t>
      </w:r>
      <w:r w:rsidR="00AD5DEE" w:rsidRPr="0048256F">
        <w:rPr>
          <w:rFonts w:ascii="楷体" w:eastAsia="楷体" w:hAnsi="楷体" w:hint="eastAsia"/>
          <w:b/>
          <w:bCs/>
          <w:kern w:val="0"/>
          <w:sz w:val="24"/>
          <w:szCs w:val="24"/>
        </w:rPr>
        <w:t>探究</w:t>
      </w:r>
      <w:del w:id="58" w:author="Administrator" w:date="2022-02-27T19:13:00Z">
        <w:r w:rsidR="00700BBD" w:rsidRPr="0048256F" w:rsidDel="001E23C8">
          <w:rPr>
            <w:rFonts w:eastAsia="楷体"/>
            <w:b/>
            <w:bCs/>
            <w:kern w:val="0"/>
            <w:sz w:val="24"/>
            <w:szCs w:val="24"/>
          </w:rPr>
          <w:delText>中继的</w:delText>
        </w:r>
        <w:r w:rsidR="001F05FD" w:rsidRPr="0048256F" w:rsidDel="001E23C8">
          <w:rPr>
            <w:rFonts w:eastAsia="楷体" w:hint="eastAsia"/>
            <w:b/>
            <w:bCs/>
            <w:kern w:val="0"/>
            <w:sz w:val="24"/>
            <w:szCs w:val="24"/>
          </w:rPr>
          <w:delText>P</w:delText>
        </w:r>
        <w:r w:rsidR="001F05FD" w:rsidRPr="0048256F" w:rsidDel="001E23C8">
          <w:rPr>
            <w:rFonts w:eastAsia="楷体"/>
            <w:b/>
            <w:bCs/>
            <w:kern w:val="0"/>
            <w:sz w:val="24"/>
            <w:szCs w:val="24"/>
          </w:rPr>
          <w:delText>CET</w:delText>
        </w:r>
      </w:del>
      <w:ins w:id="59" w:author="Administrator" w:date="2022-02-27T19:13:00Z">
        <w:r w:rsidR="001E23C8">
          <w:rPr>
            <w:rFonts w:eastAsia="楷体"/>
            <w:b/>
            <w:bCs/>
            <w:kern w:val="0"/>
            <w:sz w:val="24"/>
            <w:szCs w:val="24"/>
          </w:rPr>
          <w:t>非绝热</w:t>
        </w:r>
        <w:r w:rsidR="001E23C8">
          <w:rPr>
            <w:rFonts w:eastAsia="楷体"/>
            <w:b/>
            <w:bCs/>
            <w:kern w:val="0"/>
            <w:sz w:val="24"/>
            <w:szCs w:val="24"/>
          </w:rPr>
          <w:t>PCET</w:t>
        </w:r>
      </w:ins>
      <w:r w:rsidR="00700BBD" w:rsidRPr="0048256F">
        <w:rPr>
          <w:rFonts w:eastAsia="楷体"/>
          <w:b/>
          <w:bCs/>
          <w:kern w:val="0"/>
          <w:sz w:val="24"/>
          <w:szCs w:val="24"/>
        </w:rPr>
        <w:t>机制</w:t>
      </w:r>
      <w:r w:rsidR="00700BBD" w:rsidRPr="0048256F">
        <w:rPr>
          <w:rFonts w:eastAsia="楷体" w:hint="eastAsia"/>
          <w:b/>
          <w:bCs/>
          <w:kern w:val="0"/>
          <w:sz w:val="24"/>
          <w:szCs w:val="24"/>
        </w:rPr>
        <w:t>的普遍性</w:t>
      </w:r>
      <w:r w:rsidR="00605A46" w:rsidRPr="0048256F">
        <w:rPr>
          <w:rFonts w:eastAsia="楷体" w:hint="eastAsia"/>
          <w:b/>
          <w:bCs/>
          <w:kern w:val="0"/>
          <w:sz w:val="24"/>
          <w:szCs w:val="24"/>
        </w:rPr>
        <w:t>和新反应模型</w:t>
      </w:r>
      <w:r w:rsidR="00AD5DEE" w:rsidRPr="0048256F">
        <w:rPr>
          <w:rFonts w:ascii="楷体" w:eastAsia="楷体" w:hAnsi="楷体"/>
          <w:kern w:val="0"/>
          <w:sz w:val="24"/>
          <w:szCs w:val="24"/>
        </w:rPr>
        <w:t>，</w:t>
      </w:r>
      <w:r w:rsidR="00F46F4F" w:rsidRPr="0048256F">
        <w:rPr>
          <w:rFonts w:ascii="楷体" w:eastAsia="楷体" w:hAnsi="楷体" w:hint="eastAsia"/>
          <w:kern w:val="0"/>
          <w:sz w:val="24"/>
          <w:szCs w:val="24"/>
        </w:rPr>
        <w:t>进一步</w:t>
      </w:r>
      <w:r w:rsidR="006A5661" w:rsidRPr="0048256F">
        <w:rPr>
          <w:rFonts w:ascii="楷体" w:eastAsia="楷体" w:hAnsi="楷体" w:hint="eastAsia"/>
          <w:kern w:val="0"/>
          <w:sz w:val="24"/>
          <w:szCs w:val="24"/>
        </w:rPr>
        <w:t>加深</w:t>
      </w:r>
      <w:r w:rsidR="00AD5DEE" w:rsidRPr="0048256F">
        <w:rPr>
          <w:rFonts w:ascii="楷体" w:eastAsia="楷体" w:hAnsi="楷体"/>
          <w:kern w:val="0"/>
          <w:sz w:val="24"/>
          <w:szCs w:val="24"/>
        </w:rPr>
        <w:t>人们对</w:t>
      </w:r>
      <w:r w:rsidR="00700BBD" w:rsidRPr="0048256F">
        <w:rPr>
          <w:rFonts w:ascii="楷体" w:eastAsia="楷体" w:hAnsi="楷体" w:hint="eastAsia"/>
          <w:kern w:val="0"/>
          <w:sz w:val="24"/>
          <w:szCs w:val="24"/>
        </w:rPr>
        <w:t>双自由基产生过程</w:t>
      </w:r>
      <w:r w:rsidR="00AD5DEE" w:rsidRPr="0048256F">
        <w:rPr>
          <w:rFonts w:ascii="楷体" w:eastAsia="楷体" w:hAnsi="楷体"/>
          <w:kern w:val="0"/>
          <w:sz w:val="24"/>
          <w:szCs w:val="24"/>
        </w:rPr>
        <w:t>的理解。</w:t>
      </w:r>
    </w:p>
    <w:p w14:paraId="46DEDADC" w14:textId="78BA8599" w:rsidR="00AD5DEE" w:rsidRPr="0048256F" w:rsidRDefault="00FC6D5C" w:rsidP="00AD5DEE">
      <w:pPr>
        <w:autoSpaceDE w:val="0"/>
        <w:autoSpaceDN w:val="0"/>
        <w:adjustRightInd w:val="0"/>
        <w:snapToGrid w:val="0"/>
        <w:spacing w:line="440" w:lineRule="exact"/>
        <w:ind w:firstLineChars="196" w:firstLine="470"/>
        <w:rPr>
          <w:rFonts w:eastAsia="楷体"/>
          <w:kern w:val="0"/>
          <w:sz w:val="24"/>
          <w:szCs w:val="24"/>
        </w:rPr>
      </w:pPr>
      <w:r w:rsidRPr="0048256F">
        <w:rPr>
          <w:rFonts w:eastAsia="楷体"/>
          <w:sz w:val="24"/>
          <w:szCs w:val="24"/>
        </w:rPr>
        <w:t>2</w:t>
      </w:r>
      <w:r w:rsidRPr="0048256F">
        <w:rPr>
          <w:rFonts w:eastAsia="楷体" w:hint="eastAsia"/>
          <w:sz w:val="24"/>
          <w:szCs w:val="24"/>
        </w:rPr>
        <w:t>)</w:t>
      </w:r>
      <w:r w:rsidR="0015687E" w:rsidRPr="0048256F">
        <w:rPr>
          <w:rFonts w:eastAsia="楷体" w:hint="eastAsia"/>
          <w:kern w:val="0"/>
          <w:sz w:val="24"/>
          <w:szCs w:val="24"/>
        </w:rPr>
        <w:t xml:space="preserve"> </w:t>
      </w:r>
      <w:r w:rsidR="00AD5DEE" w:rsidRPr="0048256F">
        <w:rPr>
          <w:rFonts w:ascii="楷体" w:eastAsia="楷体" w:hAnsi="楷体"/>
          <w:kern w:val="0"/>
          <w:sz w:val="24"/>
          <w:szCs w:val="24"/>
        </w:rPr>
        <w:t>通过</w:t>
      </w:r>
      <w:r w:rsidR="00656B40" w:rsidRPr="0048256F">
        <w:rPr>
          <w:rFonts w:ascii="楷体" w:eastAsia="楷体" w:hAnsi="楷体" w:hint="eastAsia"/>
          <w:kern w:val="0"/>
          <w:sz w:val="24"/>
          <w:szCs w:val="24"/>
        </w:rPr>
        <w:t>编写</w:t>
      </w:r>
      <w:r w:rsidR="001F05FD" w:rsidRPr="0048256F">
        <w:rPr>
          <w:rFonts w:ascii="楷体" w:eastAsia="楷体" w:hAnsi="楷体" w:hint="eastAsia"/>
          <w:kern w:val="0"/>
          <w:sz w:val="24"/>
          <w:szCs w:val="24"/>
        </w:rPr>
        <w:t>计算</w:t>
      </w:r>
      <w:r w:rsidR="00656B40" w:rsidRPr="0048256F">
        <w:rPr>
          <w:rFonts w:ascii="楷体" w:eastAsia="楷体" w:hAnsi="楷体" w:hint="eastAsia"/>
          <w:kern w:val="0"/>
          <w:sz w:val="24"/>
          <w:szCs w:val="24"/>
        </w:rPr>
        <w:t>相对自由价的高精度计算程序</w:t>
      </w:r>
      <w:r w:rsidR="00AD5DEE" w:rsidRPr="0048256F">
        <w:rPr>
          <w:rFonts w:ascii="楷体" w:eastAsia="楷体" w:hAnsi="楷体"/>
          <w:kern w:val="0"/>
          <w:sz w:val="24"/>
          <w:szCs w:val="24"/>
        </w:rPr>
        <w:t>，</w:t>
      </w:r>
      <w:r w:rsidR="00AD5DEE" w:rsidRPr="0048256F">
        <w:rPr>
          <w:rFonts w:ascii="楷体" w:eastAsia="楷体" w:hAnsi="楷体" w:hint="eastAsia"/>
          <w:b/>
          <w:bCs/>
          <w:kern w:val="0"/>
          <w:sz w:val="24"/>
          <w:szCs w:val="24"/>
        </w:rPr>
        <w:t>探讨</w:t>
      </w:r>
      <w:r w:rsidR="00656B40" w:rsidRPr="0048256F">
        <w:rPr>
          <w:rFonts w:ascii="楷体" w:eastAsia="楷体" w:hAnsi="楷体" w:hint="eastAsia"/>
          <w:b/>
          <w:bCs/>
          <w:kern w:val="0"/>
          <w:sz w:val="24"/>
          <w:szCs w:val="24"/>
        </w:rPr>
        <w:t>其用于预测自由基反应的化学选择性</w:t>
      </w:r>
      <w:r w:rsidR="00AD5DEE" w:rsidRPr="0048256F">
        <w:rPr>
          <w:rFonts w:ascii="楷体" w:eastAsia="楷体" w:hAnsi="楷体" w:hint="eastAsia"/>
          <w:b/>
          <w:bCs/>
          <w:kern w:val="0"/>
          <w:sz w:val="24"/>
          <w:szCs w:val="24"/>
        </w:rPr>
        <w:t>的可行性方案</w:t>
      </w:r>
      <w:r w:rsidR="00AD5DEE" w:rsidRPr="0048256F">
        <w:rPr>
          <w:rFonts w:ascii="楷体" w:eastAsia="楷体" w:hAnsi="楷体"/>
          <w:kern w:val="0"/>
          <w:sz w:val="24"/>
          <w:szCs w:val="24"/>
        </w:rPr>
        <w:t>，</w:t>
      </w:r>
      <w:r w:rsidR="00656B40" w:rsidRPr="0048256F">
        <w:rPr>
          <w:rFonts w:ascii="楷体" w:eastAsia="楷体" w:hAnsi="楷体" w:hint="eastAsia"/>
          <w:kern w:val="0"/>
          <w:sz w:val="24"/>
          <w:szCs w:val="24"/>
        </w:rPr>
        <w:t>进而</w:t>
      </w:r>
      <w:r w:rsidR="00AD5DEE" w:rsidRPr="0048256F">
        <w:rPr>
          <w:rFonts w:ascii="楷体" w:eastAsia="楷体" w:hAnsi="楷体"/>
          <w:kern w:val="0"/>
          <w:sz w:val="24"/>
          <w:szCs w:val="24"/>
        </w:rPr>
        <w:t>促进具有高选择性的</w:t>
      </w:r>
      <w:r w:rsidR="00656B40" w:rsidRPr="0048256F">
        <w:rPr>
          <w:rFonts w:ascii="楷体" w:eastAsia="楷体" w:hAnsi="楷体" w:hint="eastAsia"/>
          <w:kern w:val="0"/>
          <w:sz w:val="24"/>
          <w:szCs w:val="24"/>
        </w:rPr>
        <w:t>自由基</w:t>
      </w:r>
      <w:r w:rsidR="00AD5DEE" w:rsidRPr="0048256F">
        <w:rPr>
          <w:rFonts w:ascii="楷体" w:eastAsia="楷体" w:hAnsi="楷体" w:hint="eastAsia"/>
          <w:kern w:val="0"/>
          <w:sz w:val="24"/>
          <w:szCs w:val="24"/>
        </w:rPr>
        <w:t>反应</w:t>
      </w:r>
      <w:r w:rsidR="00AD5DEE" w:rsidRPr="0048256F">
        <w:rPr>
          <w:rFonts w:ascii="楷体" w:eastAsia="楷体" w:hAnsi="楷体"/>
          <w:kern w:val="0"/>
          <w:sz w:val="24"/>
          <w:szCs w:val="24"/>
        </w:rPr>
        <w:t>体系的设计。</w:t>
      </w:r>
    </w:p>
    <w:p w14:paraId="41A7C03C" w14:textId="77777777" w:rsidR="00193F7B" w:rsidRPr="0048256F" w:rsidRDefault="00193F7B" w:rsidP="00AD5DEE">
      <w:pPr>
        <w:adjustRightInd w:val="0"/>
        <w:snapToGrid w:val="0"/>
        <w:spacing w:line="440" w:lineRule="exact"/>
        <w:rPr>
          <w:rFonts w:eastAsia="楷体"/>
          <w:sz w:val="24"/>
          <w:szCs w:val="24"/>
        </w:rPr>
      </w:pPr>
    </w:p>
    <w:p w14:paraId="5B8697EF" w14:textId="77777777" w:rsidR="00193F7B" w:rsidRPr="0048256F" w:rsidRDefault="00BF4E65">
      <w:pPr>
        <w:snapToGrid w:val="0"/>
        <w:spacing w:line="440" w:lineRule="exact"/>
        <w:ind w:firstLineChars="196" w:firstLine="549"/>
        <w:rPr>
          <w:rFonts w:ascii="楷体" w:eastAsia="楷体" w:hAnsi="楷体" w:cs="楷体_GB2312"/>
          <w:color w:val="0070C0"/>
          <w:sz w:val="28"/>
          <w:szCs w:val="28"/>
        </w:rPr>
      </w:pPr>
      <w:r w:rsidRPr="0048256F">
        <w:rPr>
          <w:rFonts w:ascii="楷体" w:eastAsia="楷体" w:hAnsi="楷体"/>
          <w:color w:val="0070C0"/>
          <w:sz w:val="28"/>
          <w:szCs w:val="28"/>
        </w:rPr>
        <w:t>3</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拟采取的研究方案及可行性分析</w:t>
      </w:r>
      <w:r w:rsidRPr="0048256F">
        <w:rPr>
          <w:rFonts w:ascii="楷体" w:eastAsia="楷体" w:hAnsi="楷体" w:cs="楷体_GB2312" w:hint="eastAsia"/>
          <w:color w:val="0070C0"/>
          <w:sz w:val="28"/>
          <w:szCs w:val="28"/>
        </w:rPr>
        <w:t>（包括研究方法、技术路线、实验手段、关键技术等说明）；</w:t>
      </w:r>
    </w:p>
    <w:p w14:paraId="557F995E" w14:textId="77777777" w:rsidR="00193F7B" w:rsidRPr="0048256F" w:rsidRDefault="00BF4E65" w:rsidP="00700BBD">
      <w:pPr>
        <w:adjustRightInd w:val="0"/>
        <w:snapToGrid w:val="0"/>
        <w:spacing w:line="440" w:lineRule="exact"/>
        <w:ind w:firstLine="480"/>
        <w:rPr>
          <w:rFonts w:eastAsia="楷体"/>
          <w:b/>
          <w:sz w:val="24"/>
          <w:szCs w:val="24"/>
        </w:rPr>
      </w:pPr>
      <w:r w:rsidRPr="0048256F">
        <w:rPr>
          <w:rFonts w:eastAsia="楷体"/>
          <w:b/>
          <w:sz w:val="24"/>
          <w:szCs w:val="24"/>
        </w:rPr>
        <w:t xml:space="preserve">3.1 </w:t>
      </w:r>
      <w:r w:rsidRPr="0048256F">
        <w:rPr>
          <w:rFonts w:eastAsia="楷体"/>
          <w:b/>
          <w:sz w:val="24"/>
          <w:szCs w:val="24"/>
        </w:rPr>
        <w:t>拟采取的研究方案</w:t>
      </w:r>
    </w:p>
    <w:p w14:paraId="1B2B9A6B" w14:textId="20C1A762" w:rsidR="00193F7B" w:rsidRPr="0048256F" w:rsidRDefault="00D77CCF" w:rsidP="00700BBD">
      <w:pPr>
        <w:autoSpaceDE w:val="0"/>
        <w:autoSpaceDN w:val="0"/>
        <w:adjustRightInd w:val="0"/>
        <w:snapToGrid w:val="0"/>
        <w:spacing w:line="440" w:lineRule="exact"/>
        <w:ind w:firstLineChars="196" w:firstLine="472"/>
        <w:rPr>
          <w:rFonts w:eastAsia="楷体"/>
          <w:kern w:val="0"/>
          <w:sz w:val="24"/>
          <w:szCs w:val="24"/>
        </w:rPr>
      </w:pPr>
      <w:r w:rsidRPr="0048256F">
        <w:rPr>
          <w:rFonts w:eastAsia="楷体"/>
          <w:b/>
          <w:bCs/>
          <w:sz w:val="24"/>
          <w:szCs w:val="24"/>
        </w:rPr>
        <w:t>3.1.1</w:t>
      </w:r>
      <w:r w:rsidR="003326AB" w:rsidRPr="0048256F">
        <w:rPr>
          <w:rFonts w:eastAsia="楷体"/>
          <w:b/>
          <w:bCs/>
          <w:kern w:val="0"/>
          <w:sz w:val="24"/>
          <w:szCs w:val="24"/>
        </w:rPr>
        <w:t xml:space="preserve"> </w:t>
      </w:r>
      <w:r w:rsidR="00BF4E65" w:rsidRPr="0048256F">
        <w:rPr>
          <w:rFonts w:eastAsia="楷体"/>
          <w:b/>
          <w:color w:val="000000"/>
          <w:sz w:val="24"/>
          <w:szCs w:val="24"/>
        </w:rPr>
        <w:t>反应机制及其化学选择性的理论研究</w:t>
      </w:r>
      <w:r w:rsidR="00910A8E" w:rsidRPr="0048256F">
        <w:rPr>
          <w:rFonts w:eastAsia="楷体" w:hint="eastAsia"/>
          <w:b/>
          <w:color w:val="000000"/>
          <w:sz w:val="24"/>
          <w:szCs w:val="24"/>
        </w:rPr>
        <w:t>。</w:t>
      </w:r>
      <w:r w:rsidR="00BF4E65" w:rsidRPr="0048256F">
        <w:rPr>
          <w:rFonts w:eastAsia="楷体"/>
          <w:kern w:val="0"/>
          <w:sz w:val="24"/>
          <w:szCs w:val="24"/>
        </w:rPr>
        <w:t>本课题</w:t>
      </w:r>
      <w:r w:rsidR="00131AFD" w:rsidRPr="0048256F">
        <w:rPr>
          <w:rFonts w:eastAsia="楷体" w:hint="eastAsia"/>
          <w:kern w:val="0"/>
          <w:sz w:val="24"/>
          <w:szCs w:val="24"/>
        </w:rPr>
        <w:t>组</w:t>
      </w:r>
      <w:r w:rsidR="00BF4E65" w:rsidRPr="0048256F">
        <w:rPr>
          <w:rFonts w:eastAsia="楷体"/>
          <w:kern w:val="0"/>
          <w:sz w:val="24"/>
          <w:szCs w:val="24"/>
        </w:rPr>
        <w:t>将主要采用密度泛函理论方法研究所选取和设计反应模型的详细作用机制</w:t>
      </w:r>
      <w:r w:rsidR="004F072E" w:rsidRPr="0048256F">
        <w:rPr>
          <w:rFonts w:eastAsia="楷体" w:hint="eastAsia"/>
          <w:kern w:val="0"/>
          <w:sz w:val="24"/>
          <w:szCs w:val="24"/>
        </w:rPr>
        <w:t>和选择性</w:t>
      </w:r>
      <w:r w:rsidR="00BF4E65" w:rsidRPr="0048256F">
        <w:rPr>
          <w:rFonts w:eastAsia="楷体"/>
          <w:kern w:val="0"/>
          <w:sz w:val="24"/>
          <w:szCs w:val="24"/>
        </w:rPr>
        <w:t>。</w:t>
      </w:r>
    </w:p>
    <w:p w14:paraId="72CFCA98" w14:textId="1541E83F" w:rsidR="00193F7B" w:rsidRPr="0048256F" w:rsidRDefault="00BF4E65" w:rsidP="003326AB">
      <w:pPr>
        <w:autoSpaceDE w:val="0"/>
        <w:autoSpaceDN w:val="0"/>
        <w:adjustRightInd w:val="0"/>
        <w:snapToGrid w:val="0"/>
        <w:spacing w:line="440" w:lineRule="exact"/>
        <w:ind w:leftChars="200" w:left="660" w:hangingChars="100" w:hanging="240"/>
        <w:rPr>
          <w:rFonts w:eastAsia="楷体"/>
          <w:kern w:val="0"/>
          <w:sz w:val="24"/>
          <w:szCs w:val="24"/>
        </w:rPr>
      </w:pPr>
      <w:r w:rsidRPr="0048256F">
        <w:rPr>
          <w:rFonts w:eastAsia="楷体"/>
          <w:kern w:val="0"/>
          <w:sz w:val="24"/>
          <w:szCs w:val="24"/>
        </w:rPr>
        <w:t>1</w:t>
      </w:r>
      <w:r w:rsidR="00D77CCF" w:rsidRPr="0048256F">
        <w:rPr>
          <w:rFonts w:eastAsia="楷体" w:hint="eastAsia"/>
          <w:kern w:val="0"/>
          <w:sz w:val="24"/>
          <w:szCs w:val="24"/>
        </w:rPr>
        <w:t>)</w:t>
      </w:r>
      <w:r w:rsidR="00FC6D5C" w:rsidRPr="0048256F">
        <w:rPr>
          <w:rFonts w:eastAsia="楷体" w:hint="eastAsia"/>
          <w:kern w:val="0"/>
          <w:sz w:val="24"/>
          <w:szCs w:val="24"/>
        </w:rPr>
        <w:t xml:space="preserve"> </w:t>
      </w:r>
      <w:r w:rsidRPr="0048256F">
        <w:rPr>
          <w:rFonts w:eastAsia="楷体"/>
          <w:kern w:val="0"/>
          <w:sz w:val="24"/>
          <w:szCs w:val="24"/>
        </w:rPr>
        <w:t>首先参照实验设计并构建催化反应的理论模型，如反应物、催化剂、产物模型的构建等；</w:t>
      </w:r>
    </w:p>
    <w:p w14:paraId="289C0D40" w14:textId="6EB66F50" w:rsidR="00193F7B" w:rsidRPr="0048256F" w:rsidRDefault="00BF4E65" w:rsidP="003326AB">
      <w:pPr>
        <w:autoSpaceDE w:val="0"/>
        <w:autoSpaceDN w:val="0"/>
        <w:adjustRightInd w:val="0"/>
        <w:snapToGrid w:val="0"/>
        <w:spacing w:line="440" w:lineRule="exact"/>
        <w:ind w:leftChars="200" w:left="660" w:hangingChars="100" w:hanging="240"/>
        <w:rPr>
          <w:rFonts w:eastAsia="楷体"/>
          <w:kern w:val="0"/>
          <w:sz w:val="24"/>
          <w:szCs w:val="24"/>
        </w:rPr>
      </w:pPr>
      <w:r w:rsidRPr="0048256F">
        <w:rPr>
          <w:rFonts w:eastAsia="楷体"/>
          <w:kern w:val="0"/>
          <w:sz w:val="24"/>
          <w:szCs w:val="24"/>
        </w:rPr>
        <w:t>2</w:t>
      </w:r>
      <w:r w:rsidR="00D77CCF" w:rsidRPr="0048256F">
        <w:rPr>
          <w:rFonts w:eastAsia="楷体" w:hint="eastAsia"/>
          <w:kern w:val="0"/>
          <w:sz w:val="24"/>
          <w:szCs w:val="24"/>
        </w:rPr>
        <w:t>)</w:t>
      </w:r>
      <w:r w:rsidR="00FC6D5C" w:rsidRPr="0048256F">
        <w:rPr>
          <w:rFonts w:eastAsia="楷体" w:hint="eastAsia"/>
          <w:kern w:val="0"/>
          <w:sz w:val="24"/>
          <w:szCs w:val="24"/>
        </w:rPr>
        <w:t xml:space="preserve"> </w:t>
      </w:r>
      <w:r w:rsidRPr="0048256F">
        <w:rPr>
          <w:rFonts w:eastAsia="楷体"/>
          <w:kern w:val="0"/>
          <w:sz w:val="24"/>
          <w:szCs w:val="24"/>
        </w:rPr>
        <w:t>根据推测机理</w:t>
      </w:r>
      <w:r w:rsidR="00EF1129" w:rsidRPr="0048256F">
        <w:rPr>
          <w:rFonts w:eastAsia="楷体" w:hint="eastAsia"/>
          <w:kern w:val="0"/>
          <w:sz w:val="24"/>
          <w:szCs w:val="24"/>
        </w:rPr>
        <w:t>，</w:t>
      </w:r>
      <w:r w:rsidRPr="0048256F">
        <w:rPr>
          <w:rFonts w:eastAsia="楷体"/>
          <w:kern w:val="0"/>
          <w:sz w:val="24"/>
          <w:szCs w:val="24"/>
        </w:rPr>
        <w:t>使用</w:t>
      </w:r>
      <w:r w:rsidRPr="0048256F">
        <w:rPr>
          <w:rFonts w:eastAsia="楷体"/>
          <w:kern w:val="0"/>
          <w:sz w:val="24"/>
          <w:szCs w:val="24"/>
        </w:rPr>
        <w:t>Gaussian</w:t>
      </w:r>
      <w:r w:rsidR="001A0004" w:rsidRPr="0048256F">
        <w:rPr>
          <w:rFonts w:eastAsia="楷体" w:hint="eastAsia"/>
          <w:kern w:val="0"/>
          <w:sz w:val="24"/>
          <w:szCs w:val="24"/>
        </w:rPr>
        <w:t>等量子化学计算</w:t>
      </w:r>
      <w:r w:rsidRPr="0048256F">
        <w:rPr>
          <w:rFonts w:eastAsia="楷体"/>
          <w:kern w:val="0"/>
          <w:sz w:val="24"/>
          <w:szCs w:val="24"/>
        </w:rPr>
        <w:t>程序</w:t>
      </w:r>
      <w:r w:rsidR="009F1376" w:rsidRPr="0048256F">
        <w:rPr>
          <w:rFonts w:eastAsia="楷体" w:hint="eastAsia"/>
          <w:kern w:val="0"/>
          <w:sz w:val="24"/>
          <w:szCs w:val="24"/>
        </w:rPr>
        <w:t>搜寻</w:t>
      </w:r>
      <w:r w:rsidRPr="0048256F">
        <w:rPr>
          <w:rFonts w:eastAsia="楷体"/>
          <w:kern w:val="0"/>
          <w:sz w:val="24"/>
          <w:szCs w:val="24"/>
        </w:rPr>
        <w:t>反应中所涉及的可能的过渡态构型，同时根据过渡态构型寻找相应的中间体构型，从而完成整个反应路径上</w:t>
      </w:r>
      <w:proofErr w:type="gramStart"/>
      <w:r w:rsidRPr="0048256F">
        <w:rPr>
          <w:rFonts w:eastAsia="楷体"/>
          <w:kern w:val="0"/>
          <w:sz w:val="24"/>
          <w:szCs w:val="24"/>
        </w:rPr>
        <w:t>所有稳定</w:t>
      </w:r>
      <w:proofErr w:type="gramEnd"/>
      <w:r w:rsidRPr="0048256F">
        <w:rPr>
          <w:rFonts w:eastAsia="楷体"/>
          <w:kern w:val="0"/>
          <w:sz w:val="24"/>
          <w:szCs w:val="24"/>
        </w:rPr>
        <w:t>构型的搜寻，详细的计算方法和级别的设置可参见本课题组最近发表的相关文献和代表作，在此不再赘述</w:t>
      </w:r>
      <w:r w:rsidR="00F564EA" w:rsidRPr="0048256F">
        <w:rPr>
          <w:rFonts w:eastAsia="楷体" w:hint="eastAsia"/>
          <w:kern w:val="0"/>
          <w:sz w:val="24"/>
          <w:szCs w:val="24"/>
        </w:rPr>
        <w:t>；</w:t>
      </w:r>
    </w:p>
    <w:p w14:paraId="05B5169D" w14:textId="7F4C018B" w:rsidR="00193F7B" w:rsidRPr="0048256F" w:rsidRDefault="00BF4E65" w:rsidP="003326AB">
      <w:pPr>
        <w:autoSpaceDE w:val="0"/>
        <w:autoSpaceDN w:val="0"/>
        <w:adjustRightInd w:val="0"/>
        <w:snapToGrid w:val="0"/>
        <w:spacing w:line="440" w:lineRule="exact"/>
        <w:ind w:leftChars="200" w:left="660" w:hangingChars="100" w:hanging="240"/>
        <w:rPr>
          <w:rFonts w:eastAsia="楷体"/>
          <w:kern w:val="0"/>
          <w:sz w:val="24"/>
          <w:szCs w:val="24"/>
        </w:rPr>
      </w:pPr>
      <w:r w:rsidRPr="0048256F">
        <w:rPr>
          <w:rFonts w:eastAsia="楷体"/>
          <w:kern w:val="0"/>
          <w:sz w:val="24"/>
          <w:szCs w:val="24"/>
        </w:rPr>
        <w:t>3</w:t>
      </w:r>
      <w:r w:rsidR="00164E68" w:rsidRPr="0048256F">
        <w:rPr>
          <w:rFonts w:eastAsia="楷体" w:hint="eastAsia"/>
          <w:kern w:val="0"/>
          <w:sz w:val="24"/>
          <w:szCs w:val="24"/>
        </w:rPr>
        <w:t>)</w:t>
      </w:r>
      <w:r w:rsidR="00164E68" w:rsidRPr="0048256F">
        <w:rPr>
          <w:rFonts w:eastAsia="楷体"/>
          <w:kern w:val="0"/>
          <w:sz w:val="24"/>
          <w:szCs w:val="24"/>
        </w:rPr>
        <w:t xml:space="preserve"> </w:t>
      </w:r>
      <w:r w:rsidRPr="0048256F">
        <w:rPr>
          <w:rFonts w:eastAsia="楷体"/>
          <w:kern w:val="0"/>
          <w:sz w:val="24"/>
          <w:szCs w:val="24"/>
        </w:rPr>
        <w:t>对所有可能路径做相应的自由能曲线图来比较得出能量上最占优势的反应路径，根据高基组单点能进一步校正过的自由能曲线确定反应的化学择性决定步骤及其能垒，并通过比较实验报道和计算结果来确认反应路径的合理性</w:t>
      </w:r>
      <w:r w:rsidR="00F564EA" w:rsidRPr="0048256F">
        <w:rPr>
          <w:rFonts w:eastAsia="楷体" w:hint="eastAsia"/>
          <w:kern w:val="0"/>
          <w:sz w:val="24"/>
          <w:szCs w:val="24"/>
        </w:rPr>
        <w:t>；</w:t>
      </w:r>
    </w:p>
    <w:p w14:paraId="0F3127A8" w14:textId="55E0872E" w:rsidR="00193F7B" w:rsidRPr="0048256F" w:rsidRDefault="00BF4E65" w:rsidP="003326AB">
      <w:pPr>
        <w:autoSpaceDE w:val="0"/>
        <w:autoSpaceDN w:val="0"/>
        <w:adjustRightInd w:val="0"/>
        <w:snapToGrid w:val="0"/>
        <w:spacing w:line="440" w:lineRule="exact"/>
        <w:ind w:leftChars="200" w:left="660" w:hangingChars="100" w:hanging="240"/>
        <w:rPr>
          <w:rFonts w:eastAsia="楷体"/>
          <w:kern w:val="0"/>
          <w:sz w:val="24"/>
          <w:szCs w:val="24"/>
        </w:rPr>
      </w:pPr>
      <w:r w:rsidRPr="0048256F">
        <w:rPr>
          <w:rFonts w:eastAsia="楷体"/>
          <w:kern w:val="0"/>
          <w:sz w:val="24"/>
          <w:szCs w:val="24"/>
        </w:rPr>
        <w:t>4</w:t>
      </w:r>
      <w:r w:rsidR="00D77CCF" w:rsidRPr="0048256F">
        <w:rPr>
          <w:rFonts w:eastAsia="楷体" w:hint="eastAsia"/>
          <w:kern w:val="0"/>
          <w:sz w:val="24"/>
          <w:szCs w:val="24"/>
        </w:rPr>
        <w:t>)</w:t>
      </w:r>
      <w:r w:rsidR="00FC6D5C" w:rsidRPr="0048256F">
        <w:rPr>
          <w:rFonts w:eastAsia="楷体" w:hint="eastAsia"/>
          <w:kern w:val="0"/>
          <w:sz w:val="24"/>
          <w:szCs w:val="24"/>
        </w:rPr>
        <w:t xml:space="preserve"> </w:t>
      </w:r>
      <w:r w:rsidRPr="0048256F">
        <w:rPr>
          <w:rFonts w:eastAsia="楷体"/>
          <w:kern w:val="0"/>
          <w:sz w:val="24"/>
          <w:szCs w:val="24"/>
        </w:rPr>
        <w:t>在上述计算结果的基础上，我们通过自由价、</w:t>
      </w:r>
      <w:r w:rsidR="001A0004" w:rsidRPr="0048256F">
        <w:rPr>
          <w:rFonts w:eastAsia="楷体" w:hint="eastAsia"/>
          <w:kern w:val="0"/>
          <w:sz w:val="24"/>
          <w:szCs w:val="24"/>
        </w:rPr>
        <w:t>自旋分布变化、</w:t>
      </w:r>
      <w:r w:rsidRPr="0048256F">
        <w:rPr>
          <w:rFonts w:eastAsia="楷体"/>
          <w:kern w:val="0"/>
          <w:sz w:val="24"/>
          <w:szCs w:val="24"/>
        </w:rPr>
        <w:t>前线分子轨道重叠模式等分析方法对</w:t>
      </w:r>
      <w:r w:rsidR="001A0004" w:rsidRPr="0048256F">
        <w:rPr>
          <w:rFonts w:eastAsia="楷体" w:hint="eastAsia"/>
          <w:kern w:val="0"/>
          <w:sz w:val="24"/>
          <w:szCs w:val="24"/>
        </w:rPr>
        <w:t>关键步骤</w:t>
      </w:r>
      <w:r w:rsidRPr="0048256F">
        <w:rPr>
          <w:rFonts w:eastAsia="楷体"/>
          <w:kern w:val="0"/>
          <w:sz w:val="24"/>
          <w:szCs w:val="24"/>
        </w:rPr>
        <w:t>和选择性决定步骤</w:t>
      </w:r>
      <w:r w:rsidR="00F564EA" w:rsidRPr="0048256F">
        <w:rPr>
          <w:rFonts w:eastAsia="楷体" w:hint="eastAsia"/>
          <w:kern w:val="0"/>
          <w:sz w:val="24"/>
          <w:szCs w:val="24"/>
        </w:rPr>
        <w:t>的过渡态结构</w:t>
      </w:r>
      <w:r w:rsidRPr="0048256F">
        <w:rPr>
          <w:rFonts w:eastAsia="楷体"/>
          <w:kern w:val="0"/>
          <w:sz w:val="24"/>
          <w:szCs w:val="24"/>
        </w:rPr>
        <w:t>进行深入</w:t>
      </w:r>
      <w:r w:rsidR="00F564EA" w:rsidRPr="0048256F">
        <w:rPr>
          <w:rFonts w:eastAsia="楷体" w:hint="eastAsia"/>
          <w:kern w:val="0"/>
          <w:sz w:val="24"/>
          <w:szCs w:val="24"/>
        </w:rPr>
        <w:t>分析</w:t>
      </w:r>
      <w:r w:rsidRPr="0048256F">
        <w:rPr>
          <w:rFonts w:eastAsia="楷体"/>
          <w:kern w:val="0"/>
          <w:sz w:val="24"/>
          <w:szCs w:val="24"/>
        </w:rPr>
        <w:t>研究，</w:t>
      </w:r>
      <w:r w:rsidR="00F564EA" w:rsidRPr="0048256F">
        <w:rPr>
          <w:rFonts w:eastAsia="楷体" w:hint="eastAsia"/>
          <w:kern w:val="0"/>
          <w:sz w:val="24"/>
          <w:szCs w:val="24"/>
        </w:rPr>
        <w:t>进而</w:t>
      </w:r>
      <w:r w:rsidRPr="0048256F">
        <w:rPr>
          <w:rFonts w:eastAsia="楷体"/>
          <w:kern w:val="0"/>
          <w:sz w:val="24"/>
          <w:szCs w:val="24"/>
        </w:rPr>
        <w:t>揭示此类反应的</w:t>
      </w:r>
      <w:r w:rsidR="001A0004" w:rsidRPr="0048256F">
        <w:rPr>
          <w:rFonts w:eastAsia="楷体" w:hint="eastAsia"/>
          <w:kern w:val="0"/>
          <w:sz w:val="24"/>
          <w:szCs w:val="24"/>
        </w:rPr>
        <w:t>电子结构变化</w:t>
      </w:r>
      <w:r w:rsidR="008027A8" w:rsidRPr="0048256F">
        <w:rPr>
          <w:rFonts w:eastAsia="楷体" w:hint="eastAsia"/>
          <w:kern w:val="0"/>
          <w:sz w:val="24"/>
          <w:szCs w:val="24"/>
        </w:rPr>
        <w:t>趋势</w:t>
      </w:r>
      <w:r w:rsidR="001A0004" w:rsidRPr="0048256F">
        <w:rPr>
          <w:rFonts w:eastAsia="楷体" w:hint="eastAsia"/>
          <w:kern w:val="0"/>
          <w:sz w:val="24"/>
          <w:szCs w:val="24"/>
        </w:rPr>
        <w:t>及其</w:t>
      </w:r>
      <w:r w:rsidRPr="0048256F">
        <w:rPr>
          <w:rFonts w:eastAsia="楷体"/>
          <w:kern w:val="0"/>
          <w:sz w:val="24"/>
          <w:szCs w:val="24"/>
        </w:rPr>
        <w:t>化学选择性的起</w:t>
      </w:r>
      <w:r w:rsidRPr="0048256F">
        <w:rPr>
          <w:rFonts w:eastAsia="楷体"/>
          <w:kern w:val="0"/>
          <w:sz w:val="24"/>
          <w:szCs w:val="24"/>
        </w:rPr>
        <w:lastRenderedPageBreak/>
        <w:t>因。</w:t>
      </w:r>
    </w:p>
    <w:p w14:paraId="200B3D7D" w14:textId="06B5534C" w:rsidR="00E55A39" w:rsidRPr="0048256F" w:rsidRDefault="00D77CCF" w:rsidP="00E55A39">
      <w:pPr>
        <w:adjustRightInd w:val="0"/>
        <w:snapToGrid w:val="0"/>
        <w:spacing w:line="440" w:lineRule="exact"/>
        <w:ind w:firstLineChars="200" w:firstLine="482"/>
        <w:rPr>
          <w:rFonts w:eastAsia="楷体"/>
          <w:sz w:val="24"/>
          <w:szCs w:val="24"/>
        </w:rPr>
      </w:pPr>
      <w:r w:rsidRPr="0048256F">
        <w:rPr>
          <w:rFonts w:eastAsia="楷体"/>
          <w:b/>
          <w:bCs/>
          <w:sz w:val="24"/>
          <w:szCs w:val="24"/>
        </w:rPr>
        <w:t>3.1.2</w:t>
      </w:r>
      <w:r w:rsidR="00AC6623" w:rsidRPr="0048256F">
        <w:rPr>
          <w:rFonts w:eastAsia="楷体" w:hint="eastAsia"/>
          <w:b/>
          <w:color w:val="000000"/>
          <w:sz w:val="24"/>
          <w:szCs w:val="24"/>
        </w:rPr>
        <w:t xml:space="preserve"> </w:t>
      </w:r>
      <w:r w:rsidR="00910A8E" w:rsidRPr="0048256F">
        <w:rPr>
          <w:rFonts w:eastAsia="楷体" w:hint="eastAsia"/>
          <w:b/>
          <w:color w:val="000000"/>
          <w:sz w:val="24"/>
          <w:szCs w:val="24"/>
        </w:rPr>
        <w:t>高精度</w:t>
      </w:r>
      <w:r w:rsidR="00BF4E65" w:rsidRPr="0048256F">
        <w:rPr>
          <w:rFonts w:eastAsia="楷体"/>
          <w:b/>
          <w:color w:val="000000"/>
          <w:sz w:val="24"/>
          <w:szCs w:val="24"/>
        </w:rPr>
        <w:t>自由价</w:t>
      </w:r>
      <w:r w:rsidR="008027A8" w:rsidRPr="0048256F">
        <w:rPr>
          <w:rFonts w:eastAsia="楷体" w:hint="eastAsia"/>
          <w:b/>
          <w:color w:val="000000"/>
          <w:sz w:val="24"/>
          <w:szCs w:val="24"/>
        </w:rPr>
        <w:t>的</w:t>
      </w:r>
      <w:r w:rsidR="00BF4E65" w:rsidRPr="0048256F">
        <w:rPr>
          <w:rFonts w:eastAsia="楷体"/>
          <w:b/>
          <w:color w:val="000000"/>
          <w:sz w:val="24"/>
          <w:szCs w:val="24"/>
        </w:rPr>
        <w:t>计算</w:t>
      </w:r>
      <w:r w:rsidR="00910A8E" w:rsidRPr="0048256F">
        <w:rPr>
          <w:rFonts w:eastAsia="楷体" w:hint="eastAsia"/>
          <w:b/>
          <w:color w:val="000000"/>
          <w:sz w:val="24"/>
          <w:szCs w:val="24"/>
        </w:rPr>
        <w:t>。</w:t>
      </w:r>
      <w:r w:rsidR="00BF4E65" w:rsidRPr="0048256F">
        <w:rPr>
          <w:rFonts w:eastAsia="楷体"/>
          <w:color w:val="000000"/>
          <w:sz w:val="24"/>
          <w:szCs w:val="24"/>
        </w:rPr>
        <w:t>本</w:t>
      </w:r>
      <w:r w:rsidR="00BF4E65" w:rsidRPr="0048256F">
        <w:rPr>
          <w:rFonts w:eastAsia="楷体"/>
          <w:sz w:val="24"/>
          <w:szCs w:val="24"/>
        </w:rPr>
        <w:t>课题组</w:t>
      </w:r>
      <w:r w:rsidR="005062B3" w:rsidRPr="0048256F">
        <w:rPr>
          <w:rFonts w:eastAsia="楷体" w:hint="eastAsia"/>
          <w:sz w:val="24"/>
          <w:szCs w:val="24"/>
        </w:rPr>
        <w:t>拟</w:t>
      </w:r>
      <w:r w:rsidR="00BF4E65" w:rsidRPr="0048256F">
        <w:rPr>
          <w:rFonts w:eastAsia="楷体"/>
          <w:sz w:val="24"/>
          <w:szCs w:val="24"/>
        </w:rPr>
        <w:t>编写一套处理</w:t>
      </w:r>
      <w:r w:rsidR="00BF4E65" w:rsidRPr="0048256F">
        <w:rPr>
          <w:rFonts w:eastAsia="楷体"/>
          <w:sz w:val="24"/>
          <w:szCs w:val="24"/>
        </w:rPr>
        <w:t>Gaussian</w:t>
      </w:r>
      <w:r w:rsidR="00BF4E65" w:rsidRPr="0048256F">
        <w:rPr>
          <w:rFonts w:eastAsia="楷体"/>
          <w:sz w:val="24"/>
          <w:szCs w:val="24"/>
        </w:rPr>
        <w:t>输出文件的</w:t>
      </w:r>
      <w:r w:rsidR="00BF4E65" w:rsidRPr="0048256F">
        <w:rPr>
          <w:rFonts w:eastAsia="楷体"/>
          <w:sz w:val="24"/>
          <w:szCs w:val="24"/>
        </w:rPr>
        <w:t>Python</w:t>
      </w:r>
      <w:r w:rsidR="00BF4E65" w:rsidRPr="0048256F">
        <w:rPr>
          <w:rFonts w:eastAsia="楷体"/>
          <w:sz w:val="24"/>
          <w:szCs w:val="24"/>
        </w:rPr>
        <w:t>程序来计算原子的相关</w:t>
      </w:r>
      <w:r w:rsidR="00F33CB0" w:rsidRPr="0048256F">
        <w:rPr>
          <w:rFonts w:eastAsia="楷体"/>
          <w:sz w:val="24"/>
          <w:szCs w:val="24"/>
        </w:rPr>
        <w:t>π</w:t>
      </w:r>
      <w:r w:rsidR="00BF4E65" w:rsidRPr="0048256F">
        <w:rPr>
          <w:rFonts w:eastAsia="楷体"/>
          <w:sz w:val="24"/>
          <w:szCs w:val="24"/>
        </w:rPr>
        <w:t>键级和自由价。根据</w:t>
      </w:r>
      <w:r w:rsidR="00BF4E65" w:rsidRPr="0048256F">
        <w:rPr>
          <w:rFonts w:eastAsia="楷体"/>
          <w:sz w:val="24"/>
          <w:szCs w:val="24"/>
        </w:rPr>
        <w:t>Gaussian</w:t>
      </w:r>
      <w:r w:rsidR="00BF4E65" w:rsidRPr="0048256F">
        <w:rPr>
          <w:rFonts w:eastAsia="楷体"/>
          <w:sz w:val="24"/>
          <w:szCs w:val="24"/>
        </w:rPr>
        <w:t>程序选用的基组写出目标碳原子</w:t>
      </w:r>
      <w:r w:rsidR="00F33CB0" w:rsidRPr="0048256F">
        <w:rPr>
          <w:rFonts w:eastAsia="楷体" w:hint="eastAsia"/>
          <w:sz w:val="24"/>
          <w:szCs w:val="24"/>
        </w:rPr>
        <w:t>（编号</w:t>
      </w:r>
      <w:r w:rsidR="00F33CB0" w:rsidRPr="0048256F">
        <w:rPr>
          <w:rFonts w:eastAsia="楷体" w:hint="eastAsia"/>
          <w:sz w:val="24"/>
          <w:szCs w:val="24"/>
        </w:rPr>
        <w:t>i</w:t>
      </w:r>
      <w:r w:rsidR="00F33CB0" w:rsidRPr="0048256F">
        <w:rPr>
          <w:rFonts w:eastAsia="楷体" w:hint="eastAsia"/>
          <w:sz w:val="24"/>
          <w:szCs w:val="24"/>
        </w:rPr>
        <w:t>）</w:t>
      </w:r>
      <w:r w:rsidR="00BF4E65" w:rsidRPr="0048256F">
        <w:rPr>
          <w:rFonts w:eastAsia="楷体"/>
          <w:sz w:val="24"/>
          <w:szCs w:val="24"/>
        </w:rPr>
        <w:t>的</w:t>
      </w:r>
      <w:r w:rsidR="00BF4E65" w:rsidRPr="0048256F">
        <w:rPr>
          <w:rFonts w:eastAsia="楷体"/>
          <w:i/>
          <w:iCs/>
          <w:sz w:val="24"/>
          <w:szCs w:val="24"/>
        </w:rPr>
        <w:t>p</w:t>
      </w:r>
      <w:r w:rsidR="00BB21B0" w:rsidRPr="0048256F">
        <w:rPr>
          <w:rFonts w:eastAsia="楷体" w:hint="eastAsia"/>
          <w:sz w:val="24"/>
          <w:szCs w:val="24"/>
        </w:rPr>
        <w:t>原子</w:t>
      </w:r>
      <w:r w:rsidR="00BF4E65" w:rsidRPr="0048256F">
        <w:rPr>
          <w:rFonts w:eastAsia="楷体"/>
          <w:sz w:val="24"/>
          <w:szCs w:val="24"/>
        </w:rPr>
        <w:t>轨道的具体函数式，然后根据</w:t>
      </w:r>
      <w:r w:rsidR="00F33CB0" w:rsidRPr="0048256F">
        <w:rPr>
          <w:rFonts w:eastAsia="楷体" w:hint="eastAsia"/>
          <w:sz w:val="24"/>
          <w:szCs w:val="24"/>
        </w:rPr>
        <w:t>与其相邻的碳</w:t>
      </w:r>
      <w:r w:rsidR="00BF4E65" w:rsidRPr="0048256F">
        <w:rPr>
          <w:rFonts w:eastAsia="楷体"/>
          <w:sz w:val="24"/>
          <w:szCs w:val="24"/>
        </w:rPr>
        <w:t>原子</w:t>
      </w:r>
      <w:r w:rsidR="00F33CB0" w:rsidRPr="0048256F">
        <w:rPr>
          <w:rFonts w:eastAsia="楷体" w:hint="eastAsia"/>
          <w:sz w:val="24"/>
          <w:szCs w:val="24"/>
        </w:rPr>
        <w:t>（编号</w:t>
      </w:r>
      <w:r w:rsidR="00F33CB0" w:rsidRPr="0048256F">
        <w:rPr>
          <w:rFonts w:eastAsia="楷体" w:hint="eastAsia"/>
          <w:sz w:val="24"/>
          <w:szCs w:val="24"/>
        </w:rPr>
        <w:t>j</w:t>
      </w:r>
      <w:r w:rsidR="00F33CB0" w:rsidRPr="0048256F">
        <w:rPr>
          <w:rFonts w:eastAsia="楷体" w:hint="eastAsia"/>
          <w:sz w:val="24"/>
          <w:szCs w:val="24"/>
        </w:rPr>
        <w:t>）</w:t>
      </w:r>
      <w:r w:rsidR="00BF4E65" w:rsidRPr="0048256F">
        <w:rPr>
          <w:rFonts w:eastAsia="楷体"/>
          <w:sz w:val="24"/>
          <w:szCs w:val="24"/>
        </w:rPr>
        <w:t>之间的</w:t>
      </w:r>
      <w:r w:rsidR="00F33CB0" w:rsidRPr="0048256F">
        <w:rPr>
          <w:rFonts w:eastAsia="楷体" w:hint="eastAsia"/>
          <w:sz w:val="24"/>
          <w:szCs w:val="24"/>
        </w:rPr>
        <w:t>分子</w:t>
      </w:r>
      <w:r w:rsidR="00BF4E65" w:rsidRPr="0048256F">
        <w:rPr>
          <w:rFonts w:eastAsia="楷体"/>
          <w:sz w:val="24"/>
          <w:szCs w:val="24"/>
        </w:rPr>
        <w:t>轨道</w:t>
      </w:r>
      <w:r w:rsidR="00F33CB0" w:rsidRPr="0048256F">
        <w:rPr>
          <w:rFonts w:eastAsia="楷体" w:hint="eastAsia"/>
          <w:sz w:val="24"/>
          <w:szCs w:val="24"/>
        </w:rPr>
        <w:t>图像</w:t>
      </w:r>
      <w:r w:rsidR="00BF4E65" w:rsidRPr="0048256F">
        <w:rPr>
          <w:rFonts w:eastAsia="楷体"/>
          <w:sz w:val="24"/>
          <w:szCs w:val="24"/>
        </w:rPr>
        <w:t>特征逐一循环判断并选取出所有占据的大</w:t>
      </w:r>
      <w:r w:rsidR="00F33CB0" w:rsidRPr="0048256F">
        <w:rPr>
          <w:rFonts w:eastAsia="楷体"/>
          <w:sz w:val="24"/>
          <w:szCs w:val="24"/>
        </w:rPr>
        <w:t>π</w:t>
      </w:r>
      <w:r w:rsidR="00BF4E65" w:rsidRPr="0048256F">
        <w:rPr>
          <w:rFonts w:eastAsia="楷体"/>
          <w:sz w:val="24"/>
          <w:szCs w:val="24"/>
        </w:rPr>
        <w:t>离域分子轨道，而后根据</w:t>
      </w:r>
      <w:r w:rsidR="00F33CB0" w:rsidRPr="0048256F">
        <w:rPr>
          <w:rFonts w:eastAsia="楷体"/>
          <w:sz w:val="24"/>
          <w:szCs w:val="24"/>
        </w:rPr>
        <w:t>π</w:t>
      </w:r>
      <w:r w:rsidR="00BF4E65" w:rsidRPr="0048256F">
        <w:rPr>
          <w:rFonts w:eastAsia="楷体"/>
          <w:sz w:val="24"/>
          <w:szCs w:val="24"/>
        </w:rPr>
        <w:t>键级公式计算目标</w:t>
      </w:r>
      <w:r w:rsidR="00BF4E65" w:rsidRPr="0048256F">
        <w:rPr>
          <w:rFonts w:eastAsia="楷体"/>
          <w:sz w:val="24"/>
          <w:szCs w:val="24"/>
        </w:rPr>
        <w:t>i</w:t>
      </w:r>
      <w:r w:rsidR="00BF4E65" w:rsidRPr="0048256F">
        <w:rPr>
          <w:rFonts w:eastAsia="楷体"/>
          <w:sz w:val="24"/>
          <w:szCs w:val="24"/>
        </w:rPr>
        <w:t>原子的相关</w:t>
      </w:r>
      <w:r w:rsidR="00AB4AE7" w:rsidRPr="0048256F">
        <w:rPr>
          <w:rFonts w:eastAsia="楷体"/>
          <w:sz w:val="24"/>
          <w:szCs w:val="24"/>
        </w:rPr>
        <w:t>π</w:t>
      </w:r>
      <w:r w:rsidR="00BF4E65" w:rsidRPr="0048256F">
        <w:rPr>
          <w:rFonts w:eastAsia="楷体"/>
          <w:sz w:val="24"/>
          <w:szCs w:val="24"/>
        </w:rPr>
        <w:t>键级</w:t>
      </w:r>
      <w:r w:rsidR="00AB4AE7" w:rsidRPr="0048256F">
        <w:rPr>
          <w:rFonts w:eastAsia="楷体" w:hint="eastAsia"/>
          <w:sz w:val="24"/>
          <w:szCs w:val="24"/>
        </w:rPr>
        <w:t>及其自由价</w:t>
      </w:r>
      <w:r w:rsidR="00BF4E65" w:rsidRPr="0048256F">
        <w:rPr>
          <w:rFonts w:eastAsia="楷体"/>
          <w:sz w:val="24"/>
          <w:szCs w:val="24"/>
        </w:rPr>
        <w:t>，具体流程如下：</w:t>
      </w:r>
    </w:p>
    <w:p w14:paraId="670C9154" w14:textId="7B23A6B2" w:rsidR="00193F7B" w:rsidRPr="0048256F" w:rsidRDefault="00BF4E65" w:rsidP="00E55A39">
      <w:pPr>
        <w:adjustRightInd w:val="0"/>
        <w:snapToGrid w:val="0"/>
        <w:spacing w:line="440" w:lineRule="exact"/>
        <w:ind w:leftChars="200" w:left="660" w:hangingChars="100" w:hanging="240"/>
        <w:rPr>
          <w:rFonts w:eastAsia="楷体"/>
          <w:sz w:val="24"/>
          <w:szCs w:val="24"/>
        </w:rPr>
      </w:pPr>
      <w:r w:rsidRPr="0048256F">
        <w:rPr>
          <w:rFonts w:eastAsia="楷体"/>
          <w:sz w:val="24"/>
          <w:szCs w:val="24"/>
        </w:rPr>
        <w:t>1</w:t>
      </w:r>
      <w:r w:rsidR="00D77CCF" w:rsidRPr="0048256F">
        <w:rPr>
          <w:rFonts w:eastAsia="楷体" w:hint="eastAsia"/>
          <w:sz w:val="24"/>
          <w:szCs w:val="24"/>
        </w:rPr>
        <w:t>)</w:t>
      </w:r>
      <w:r w:rsidR="00FC6D5C" w:rsidRPr="0048256F">
        <w:rPr>
          <w:rFonts w:eastAsia="楷体" w:hint="eastAsia"/>
          <w:sz w:val="24"/>
          <w:szCs w:val="24"/>
        </w:rPr>
        <w:t xml:space="preserve"> </w:t>
      </w:r>
      <w:r w:rsidRPr="0048256F">
        <w:rPr>
          <w:rFonts w:eastAsia="楷体"/>
          <w:sz w:val="24"/>
          <w:szCs w:val="24"/>
        </w:rPr>
        <w:t>从</w:t>
      </w:r>
      <w:r w:rsidR="00F877A2" w:rsidRPr="0048256F">
        <w:rPr>
          <w:rFonts w:eastAsia="楷体" w:hint="eastAsia"/>
          <w:sz w:val="24"/>
          <w:szCs w:val="24"/>
        </w:rPr>
        <w:t>G</w:t>
      </w:r>
      <w:r w:rsidR="00F877A2" w:rsidRPr="0048256F">
        <w:rPr>
          <w:rFonts w:eastAsia="楷体"/>
          <w:sz w:val="24"/>
          <w:szCs w:val="24"/>
        </w:rPr>
        <w:t>aussian</w:t>
      </w:r>
      <w:r w:rsidRPr="0048256F">
        <w:rPr>
          <w:rFonts w:eastAsia="楷体"/>
          <w:sz w:val="24"/>
          <w:szCs w:val="24"/>
        </w:rPr>
        <w:t>输出文件读取</w:t>
      </w:r>
      <w:r w:rsidRPr="0048256F">
        <w:rPr>
          <w:rFonts w:eastAsia="楷体"/>
          <w:sz w:val="24"/>
          <w:szCs w:val="24"/>
        </w:rPr>
        <w:t>i</w:t>
      </w:r>
      <w:r w:rsidR="00F8254A" w:rsidRPr="0048256F">
        <w:rPr>
          <w:rFonts w:eastAsia="楷体" w:hint="eastAsia"/>
          <w:sz w:val="24"/>
          <w:szCs w:val="24"/>
        </w:rPr>
        <w:t>原子</w:t>
      </w:r>
      <w:r w:rsidRPr="0048256F">
        <w:rPr>
          <w:rFonts w:eastAsia="楷体"/>
          <w:sz w:val="24"/>
          <w:szCs w:val="24"/>
        </w:rPr>
        <w:t>及其相邻</w:t>
      </w:r>
      <w:r w:rsidRPr="0048256F">
        <w:rPr>
          <w:rFonts w:eastAsia="楷体"/>
          <w:sz w:val="24"/>
          <w:szCs w:val="24"/>
        </w:rPr>
        <w:t>j</w:t>
      </w:r>
      <w:r w:rsidRPr="0048256F">
        <w:rPr>
          <w:rFonts w:eastAsia="楷体"/>
          <w:sz w:val="24"/>
          <w:szCs w:val="24"/>
        </w:rPr>
        <w:t>原子坐标、</w:t>
      </w:r>
      <w:r w:rsidR="00F8254A" w:rsidRPr="0048256F">
        <w:rPr>
          <w:rFonts w:eastAsia="楷体" w:hint="eastAsia"/>
          <w:sz w:val="24"/>
          <w:szCs w:val="24"/>
        </w:rPr>
        <w:t>原子</w:t>
      </w:r>
      <w:r w:rsidRPr="0048256F">
        <w:rPr>
          <w:rFonts w:eastAsia="楷体"/>
          <w:sz w:val="24"/>
          <w:szCs w:val="24"/>
        </w:rPr>
        <w:t>轨道系数等信息；</w:t>
      </w:r>
    </w:p>
    <w:p w14:paraId="572BF97A" w14:textId="21BEF7B9" w:rsidR="00E55A39" w:rsidRPr="0048256F" w:rsidRDefault="00BF4E65" w:rsidP="003326AB">
      <w:pPr>
        <w:adjustRightInd w:val="0"/>
        <w:snapToGrid w:val="0"/>
        <w:spacing w:line="440" w:lineRule="exact"/>
        <w:ind w:leftChars="200" w:left="660" w:hangingChars="100" w:hanging="240"/>
        <w:rPr>
          <w:rFonts w:eastAsia="楷体"/>
          <w:sz w:val="24"/>
          <w:szCs w:val="24"/>
        </w:rPr>
      </w:pPr>
      <w:r w:rsidRPr="0048256F">
        <w:rPr>
          <w:rFonts w:eastAsia="楷体"/>
          <w:sz w:val="24"/>
          <w:szCs w:val="24"/>
        </w:rPr>
        <w:t>2</w:t>
      </w:r>
      <w:r w:rsidR="00D77CCF" w:rsidRPr="0048256F">
        <w:rPr>
          <w:rFonts w:eastAsia="楷体" w:hint="eastAsia"/>
          <w:sz w:val="24"/>
          <w:szCs w:val="24"/>
        </w:rPr>
        <w:t>)</w:t>
      </w:r>
      <w:r w:rsidR="00FC6D5C" w:rsidRPr="0048256F">
        <w:rPr>
          <w:rFonts w:eastAsia="楷体" w:hint="eastAsia"/>
          <w:sz w:val="24"/>
          <w:szCs w:val="24"/>
        </w:rPr>
        <w:t xml:space="preserve"> </w:t>
      </w:r>
      <w:r w:rsidRPr="0048256F">
        <w:rPr>
          <w:rFonts w:eastAsia="楷体"/>
          <w:sz w:val="24"/>
          <w:szCs w:val="24"/>
        </w:rPr>
        <w:t>根据指定</w:t>
      </w:r>
      <w:r w:rsidRPr="0048256F">
        <w:rPr>
          <w:rFonts w:eastAsia="楷体"/>
          <w:sz w:val="24"/>
          <w:szCs w:val="24"/>
        </w:rPr>
        <w:t>i</w:t>
      </w:r>
      <w:r w:rsidRPr="0048256F">
        <w:rPr>
          <w:rFonts w:eastAsia="楷体"/>
          <w:sz w:val="24"/>
          <w:szCs w:val="24"/>
        </w:rPr>
        <w:t>原子选出与其相邻</w:t>
      </w:r>
      <w:r w:rsidRPr="0048256F">
        <w:rPr>
          <w:rFonts w:eastAsia="楷体"/>
          <w:sz w:val="24"/>
          <w:szCs w:val="24"/>
        </w:rPr>
        <w:t>j</w:t>
      </w:r>
      <w:r w:rsidRPr="0048256F">
        <w:rPr>
          <w:rFonts w:eastAsia="楷体"/>
          <w:sz w:val="24"/>
          <w:szCs w:val="24"/>
        </w:rPr>
        <w:t>原子的所有占据轨道中的大</w:t>
      </w:r>
      <w:r w:rsidRPr="0048256F">
        <w:rPr>
          <w:rFonts w:eastAsia="楷体"/>
          <w:sz w:val="24"/>
          <w:szCs w:val="24"/>
        </w:rPr>
        <w:t>π</w:t>
      </w:r>
      <w:r w:rsidRPr="0048256F">
        <w:rPr>
          <w:rFonts w:eastAsia="楷体"/>
          <w:sz w:val="24"/>
          <w:szCs w:val="24"/>
        </w:rPr>
        <w:t>离域分子轨</w:t>
      </w:r>
      <w:r w:rsidR="00F8254A" w:rsidRPr="0048256F">
        <w:rPr>
          <w:rFonts w:eastAsia="楷体" w:hint="eastAsia"/>
          <w:sz w:val="24"/>
          <w:szCs w:val="24"/>
        </w:rPr>
        <w:t>道</w:t>
      </w:r>
      <w:r w:rsidR="005062B3" w:rsidRPr="0048256F">
        <w:rPr>
          <w:rFonts w:eastAsia="楷体" w:hint="eastAsia"/>
          <w:sz w:val="24"/>
          <w:szCs w:val="24"/>
        </w:rPr>
        <w:t>；</w:t>
      </w:r>
    </w:p>
    <w:p w14:paraId="1BC2DCA0" w14:textId="36322DD4" w:rsidR="00193F7B" w:rsidRPr="0048256F" w:rsidRDefault="00BF4E65" w:rsidP="005904ED">
      <w:pPr>
        <w:adjustRightInd w:val="0"/>
        <w:snapToGrid w:val="0"/>
        <w:spacing w:line="440" w:lineRule="exact"/>
        <w:ind w:leftChars="300" w:left="630"/>
        <w:rPr>
          <w:rFonts w:eastAsia="楷体"/>
          <w:sz w:val="24"/>
          <w:szCs w:val="24"/>
        </w:rPr>
      </w:pPr>
      <w:r w:rsidRPr="0048256F">
        <w:rPr>
          <w:rFonts w:eastAsia="楷体"/>
          <w:sz w:val="24"/>
          <w:szCs w:val="24"/>
        </w:rPr>
        <w:t>2.1</w:t>
      </w:r>
      <w:r w:rsidR="00D77CCF" w:rsidRPr="0048256F">
        <w:rPr>
          <w:rFonts w:eastAsia="楷体" w:hint="eastAsia"/>
          <w:sz w:val="24"/>
          <w:szCs w:val="24"/>
        </w:rPr>
        <w:t>)</w:t>
      </w:r>
      <w:r w:rsidR="00FC6D5C" w:rsidRPr="0048256F">
        <w:rPr>
          <w:rFonts w:eastAsia="楷体" w:hint="eastAsia"/>
          <w:sz w:val="24"/>
          <w:szCs w:val="24"/>
        </w:rPr>
        <w:t xml:space="preserve"> </w:t>
      </w:r>
      <w:r w:rsidRPr="0048256F">
        <w:rPr>
          <w:rFonts w:eastAsia="楷体"/>
          <w:sz w:val="24"/>
          <w:szCs w:val="24"/>
        </w:rPr>
        <w:t>循环计算所有占据分子轨道中的</w:t>
      </w:r>
      <w:r w:rsidRPr="0048256F">
        <w:rPr>
          <w:rFonts w:eastAsia="楷体"/>
          <w:sz w:val="24"/>
          <w:szCs w:val="24"/>
        </w:rPr>
        <w:t>i</w:t>
      </w:r>
      <w:r w:rsidRPr="0048256F">
        <w:rPr>
          <w:rFonts w:eastAsia="楷体"/>
          <w:sz w:val="24"/>
          <w:szCs w:val="24"/>
        </w:rPr>
        <w:t>、</w:t>
      </w:r>
      <w:r w:rsidRPr="0048256F">
        <w:rPr>
          <w:rFonts w:eastAsia="楷体"/>
          <w:sz w:val="24"/>
          <w:szCs w:val="24"/>
        </w:rPr>
        <w:t>j</w:t>
      </w:r>
      <w:r w:rsidRPr="0048256F">
        <w:rPr>
          <w:rFonts w:eastAsia="楷体"/>
          <w:sz w:val="24"/>
          <w:szCs w:val="24"/>
        </w:rPr>
        <w:t>原子轨道贡献判定是否</w:t>
      </w:r>
      <w:r w:rsidRPr="0048256F">
        <w:rPr>
          <w:rFonts w:eastAsia="楷体"/>
          <w:i/>
          <w:iCs/>
          <w:sz w:val="24"/>
          <w:szCs w:val="24"/>
        </w:rPr>
        <w:t>p</w:t>
      </w:r>
      <w:r w:rsidRPr="0048256F">
        <w:rPr>
          <w:rFonts w:eastAsia="楷体"/>
          <w:sz w:val="24"/>
          <w:szCs w:val="24"/>
        </w:rPr>
        <w:t>原子轨道；</w:t>
      </w:r>
    </w:p>
    <w:p w14:paraId="1D96AC56" w14:textId="0C472B99" w:rsidR="00193F7B" w:rsidRPr="0048256F" w:rsidRDefault="00BF4E65" w:rsidP="005904ED">
      <w:pPr>
        <w:adjustRightInd w:val="0"/>
        <w:snapToGrid w:val="0"/>
        <w:spacing w:line="440" w:lineRule="exact"/>
        <w:ind w:leftChars="300" w:left="630"/>
        <w:rPr>
          <w:rFonts w:eastAsia="楷体"/>
          <w:sz w:val="24"/>
          <w:szCs w:val="24"/>
        </w:rPr>
      </w:pPr>
      <w:r w:rsidRPr="0048256F">
        <w:rPr>
          <w:rFonts w:eastAsia="楷体"/>
          <w:sz w:val="24"/>
          <w:szCs w:val="24"/>
        </w:rPr>
        <w:t>2.2</w:t>
      </w:r>
      <w:r w:rsidR="00D77CCF" w:rsidRPr="0048256F">
        <w:rPr>
          <w:rFonts w:eastAsia="楷体" w:hint="eastAsia"/>
          <w:sz w:val="24"/>
          <w:szCs w:val="24"/>
        </w:rPr>
        <w:t>)</w:t>
      </w:r>
      <w:r w:rsidR="00FC6D5C" w:rsidRPr="0048256F">
        <w:rPr>
          <w:rFonts w:eastAsia="楷体" w:hint="eastAsia"/>
          <w:sz w:val="24"/>
          <w:szCs w:val="24"/>
        </w:rPr>
        <w:t xml:space="preserve"> </w:t>
      </w:r>
      <w:r w:rsidRPr="0048256F">
        <w:rPr>
          <w:rFonts w:eastAsia="楷体"/>
          <w:sz w:val="24"/>
          <w:szCs w:val="24"/>
        </w:rPr>
        <w:t>循环计算所有占据分子轨道中两个相邻</w:t>
      </w:r>
      <w:proofErr w:type="spellStart"/>
      <w:r w:rsidRPr="0048256F">
        <w:rPr>
          <w:rFonts w:eastAsia="楷体"/>
          <w:sz w:val="24"/>
          <w:szCs w:val="24"/>
        </w:rPr>
        <w:t>i</w:t>
      </w:r>
      <w:proofErr w:type="spellEnd"/>
      <w:r w:rsidRPr="0048256F">
        <w:rPr>
          <w:rFonts w:eastAsia="楷体"/>
          <w:sz w:val="24"/>
          <w:szCs w:val="24"/>
        </w:rPr>
        <w:t>、</w:t>
      </w:r>
      <w:r w:rsidRPr="0048256F">
        <w:rPr>
          <w:rFonts w:eastAsia="楷体"/>
          <w:sz w:val="24"/>
          <w:szCs w:val="24"/>
        </w:rPr>
        <w:t>j</w:t>
      </w:r>
      <w:r w:rsidRPr="0048256F">
        <w:rPr>
          <w:rFonts w:eastAsia="楷体"/>
          <w:sz w:val="24"/>
          <w:szCs w:val="24"/>
        </w:rPr>
        <w:t>原子的</w:t>
      </w:r>
      <w:r w:rsidRPr="0048256F">
        <w:rPr>
          <w:rFonts w:eastAsia="楷体"/>
          <w:i/>
          <w:iCs/>
          <w:sz w:val="24"/>
          <w:szCs w:val="24"/>
        </w:rPr>
        <w:t>p</w:t>
      </w:r>
      <w:r w:rsidRPr="0048256F">
        <w:rPr>
          <w:rFonts w:eastAsia="楷体"/>
          <w:sz w:val="24"/>
          <w:szCs w:val="24"/>
        </w:rPr>
        <w:t>轨道是否为肩并肩重叠</w:t>
      </w:r>
      <w:r w:rsidR="005062B3" w:rsidRPr="0048256F">
        <w:rPr>
          <w:rFonts w:eastAsia="楷体" w:hint="eastAsia"/>
          <w:sz w:val="24"/>
          <w:szCs w:val="24"/>
        </w:rPr>
        <w:t>模式</w:t>
      </w:r>
      <w:r w:rsidRPr="0048256F">
        <w:rPr>
          <w:rFonts w:eastAsia="楷体"/>
          <w:sz w:val="24"/>
          <w:szCs w:val="24"/>
        </w:rPr>
        <w:t>（根据基组和原子坐标写出的</w:t>
      </w:r>
      <w:r w:rsidRPr="0048256F">
        <w:rPr>
          <w:rFonts w:eastAsia="楷体"/>
          <w:i/>
          <w:iCs/>
          <w:sz w:val="24"/>
          <w:szCs w:val="24"/>
        </w:rPr>
        <w:t>p</w:t>
      </w:r>
      <w:r w:rsidRPr="0048256F">
        <w:rPr>
          <w:rFonts w:eastAsia="楷体"/>
          <w:sz w:val="24"/>
          <w:szCs w:val="24"/>
        </w:rPr>
        <w:t>轨道函数在键轴上的多个位置</w:t>
      </w:r>
      <w:r w:rsidR="00F8254A" w:rsidRPr="0048256F">
        <w:rPr>
          <w:rFonts w:eastAsia="楷体" w:hint="eastAsia"/>
          <w:sz w:val="24"/>
          <w:szCs w:val="24"/>
        </w:rPr>
        <w:t>处</w:t>
      </w:r>
      <w:r w:rsidRPr="0048256F">
        <w:rPr>
          <w:rFonts w:eastAsia="楷体"/>
          <w:sz w:val="24"/>
          <w:szCs w:val="24"/>
        </w:rPr>
        <w:t>均取值为</w:t>
      </w:r>
      <w:r w:rsidRPr="0048256F">
        <w:rPr>
          <w:rFonts w:eastAsia="楷体"/>
          <w:sz w:val="24"/>
          <w:szCs w:val="24"/>
        </w:rPr>
        <w:t>0</w:t>
      </w:r>
      <w:r w:rsidRPr="0048256F">
        <w:rPr>
          <w:rFonts w:eastAsia="楷体"/>
          <w:sz w:val="24"/>
          <w:szCs w:val="24"/>
        </w:rPr>
        <w:t>，</w:t>
      </w:r>
      <w:proofErr w:type="gramStart"/>
      <w:r w:rsidRPr="0048256F">
        <w:rPr>
          <w:rFonts w:eastAsia="楷体"/>
          <w:sz w:val="24"/>
          <w:szCs w:val="24"/>
        </w:rPr>
        <w:t>则判断</w:t>
      </w:r>
      <w:proofErr w:type="gramEnd"/>
      <w:r w:rsidRPr="0048256F">
        <w:rPr>
          <w:rFonts w:eastAsia="楷体"/>
          <w:sz w:val="24"/>
          <w:szCs w:val="24"/>
        </w:rPr>
        <w:t>为</w:t>
      </w:r>
      <w:r w:rsidRPr="0048256F">
        <w:rPr>
          <w:rFonts w:eastAsia="楷体"/>
          <w:sz w:val="24"/>
          <w:szCs w:val="24"/>
        </w:rPr>
        <w:t>π</w:t>
      </w:r>
      <w:r w:rsidRPr="0048256F">
        <w:rPr>
          <w:rFonts w:eastAsia="楷体"/>
          <w:sz w:val="24"/>
          <w:szCs w:val="24"/>
        </w:rPr>
        <w:t>轨道，详见图</w:t>
      </w:r>
      <w:r w:rsidRPr="0048256F">
        <w:rPr>
          <w:rFonts w:eastAsia="楷体"/>
          <w:sz w:val="24"/>
          <w:szCs w:val="24"/>
        </w:rPr>
        <w:t>1</w:t>
      </w:r>
      <w:r w:rsidR="007D7542" w:rsidRPr="0048256F">
        <w:rPr>
          <w:rFonts w:eastAsia="楷体"/>
          <w:sz w:val="24"/>
          <w:szCs w:val="24"/>
        </w:rPr>
        <w:t>5</w:t>
      </w:r>
      <w:r w:rsidRPr="0048256F">
        <w:rPr>
          <w:rFonts w:eastAsia="楷体"/>
          <w:sz w:val="24"/>
          <w:szCs w:val="24"/>
        </w:rPr>
        <w:t>）；</w:t>
      </w:r>
    </w:p>
    <w:p w14:paraId="385E1A49" w14:textId="43A0D350" w:rsidR="00193F7B" w:rsidRPr="0048256F" w:rsidRDefault="00BF4E65" w:rsidP="005904ED">
      <w:pPr>
        <w:adjustRightInd w:val="0"/>
        <w:snapToGrid w:val="0"/>
        <w:spacing w:line="440" w:lineRule="exact"/>
        <w:ind w:leftChars="199" w:left="423" w:hangingChars="2" w:hanging="5"/>
        <w:rPr>
          <w:rFonts w:eastAsia="楷体"/>
          <w:sz w:val="24"/>
          <w:szCs w:val="24"/>
        </w:rPr>
      </w:pPr>
      <w:r w:rsidRPr="0048256F">
        <w:rPr>
          <w:rFonts w:eastAsia="楷体"/>
          <w:sz w:val="24"/>
          <w:szCs w:val="24"/>
        </w:rPr>
        <w:t>3</w:t>
      </w:r>
      <w:r w:rsidR="00D77CCF" w:rsidRPr="0048256F">
        <w:rPr>
          <w:rFonts w:eastAsia="楷体" w:hint="eastAsia"/>
          <w:sz w:val="24"/>
          <w:szCs w:val="24"/>
        </w:rPr>
        <w:t>)</w:t>
      </w:r>
      <w:r w:rsidR="00FC6D5C" w:rsidRPr="0048256F">
        <w:rPr>
          <w:rFonts w:eastAsia="楷体" w:hint="eastAsia"/>
          <w:sz w:val="24"/>
          <w:szCs w:val="24"/>
        </w:rPr>
        <w:t xml:space="preserve"> </w:t>
      </w:r>
      <w:r w:rsidRPr="0048256F">
        <w:rPr>
          <w:rFonts w:eastAsia="楷体"/>
          <w:sz w:val="24"/>
          <w:szCs w:val="24"/>
        </w:rPr>
        <w:t>将指定</w:t>
      </w:r>
      <w:r w:rsidRPr="0048256F">
        <w:rPr>
          <w:rFonts w:eastAsia="楷体"/>
          <w:sz w:val="24"/>
          <w:szCs w:val="24"/>
        </w:rPr>
        <w:t>i</w:t>
      </w:r>
      <w:r w:rsidRPr="0048256F">
        <w:rPr>
          <w:rFonts w:eastAsia="楷体"/>
          <w:sz w:val="24"/>
          <w:szCs w:val="24"/>
        </w:rPr>
        <w:t>原子</w:t>
      </w:r>
      <w:r w:rsidR="00164E68" w:rsidRPr="0048256F">
        <w:rPr>
          <w:rFonts w:eastAsia="楷体" w:hint="eastAsia"/>
          <w:sz w:val="24"/>
          <w:szCs w:val="24"/>
        </w:rPr>
        <w:t>的线性组合系数</w:t>
      </w:r>
      <w:r w:rsidR="005062B3" w:rsidRPr="0048256F">
        <w:rPr>
          <w:rFonts w:eastAsia="楷体" w:hint="eastAsia"/>
          <w:sz w:val="24"/>
          <w:szCs w:val="24"/>
        </w:rPr>
        <w:t>进行归一化处理</w:t>
      </w:r>
      <w:r w:rsidRPr="0048256F">
        <w:rPr>
          <w:rFonts w:eastAsia="楷体"/>
          <w:sz w:val="24"/>
          <w:szCs w:val="24"/>
        </w:rPr>
        <w:t>（</w:t>
      </w:r>
      <w:r w:rsidR="005062B3" w:rsidRPr="0048256F">
        <w:rPr>
          <w:rFonts w:eastAsia="楷体" w:hint="eastAsia"/>
          <w:sz w:val="24"/>
          <w:szCs w:val="24"/>
        </w:rPr>
        <w:t>i</w:t>
      </w:r>
      <w:r w:rsidR="005062B3" w:rsidRPr="0048256F">
        <w:rPr>
          <w:rFonts w:eastAsia="楷体"/>
          <w:sz w:val="24"/>
          <w:szCs w:val="24"/>
        </w:rPr>
        <w:t>原子的所有原子轨道组合系数</w:t>
      </w:r>
      <w:r w:rsidR="005062B3" w:rsidRPr="0048256F">
        <w:rPr>
          <w:rFonts w:eastAsia="楷体" w:hint="eastAsia"/>
          <w:sz w:val="24"/>
          <w:szCs w:val="24"/>
        </w:rPr>
        <w:t>的平方和除以选取分子轨道的所有原子轨道组合系数的平方和后开根号</w:t>
      </w:r>
      <w:r w:rsidRPr="0048256F">
        <w:rPr>
          <w:rFonts w:eastAsia="楷体"/>
          <w:sz w:val="24"/>
          <w:szCs w:val="24"/>
        </w:rPr>
        <w:t>），并根据与相邻</w:t>
      </w:r>
      <w:r w:rsidRPr="0048256F">
        <w:rPr>
          <w:rFonts w:eastAsia="楷体"/>
          <w:sz w:val="24"/>
          <w:szCs w:val="24"/>
        </w:rPr>
        <w:t>j</w:t>
      </w:r>
      <w:r w:rsidRPr="0048256F">
        <w:rPr>
          <w:rFonts w:eastAsia="楷体"/>
          <w:sz w:val="24"/>
          <w:szCs w:val="24"/>
        </w:rPr>
        <w:t>原子轨道的朝向是否相同给出系数的正负号；</w:t>
      </w:r>
    </w:p>
    <w:p w14:paraId="0D234175" w14:textId="5315034A" w:rsidR="00193F7B" w:rsidRPr="0048256F" w:rsidRDefault="00BF4E65" w:rsidP="005904ED">
      <w:pPr>
        <w:adjustRightInd w:val="0"/>
        <w:snapToGrid w:val="0"/>
        <w:spacing w:line="440" w:lineRule="exact"/>
        <w:ind w:leftChars="199" w:left="423" w:hangingChars="2" w:hanging="5"/>
        <w:rPr>
          <w:rFonts w:eastAsia="楷体"/>
          <w:sz w:val="24"/>
          <w:szCs w:val="24"/>
        </w:rPr>
      </w:pPr>
      <w:r w:rsidRPr="0048256F">
        <w:rPr>
          <w:rFonts w:eastAsia="楷体"/>
          <w:sz w:val="24"/>
          <w:szCs w:val="24"/>
        </w:rPr>
        <w:t>4</w:t>
      </w:r>
      <w:r w:rsidR="00D77CCF" w:rsidRPr="0048256F">
        <w:rPr>
          <w:rFonts w:eastAsia="楷体" w:hint="eastAsia"/>
          <w:sz w:val="24"/>
          <w:szCs w:val="24"/>
        </w:rPr>
        <w:t>)</w:t>
      </w:r>
      <w:r w:rsidR="00FC6D5C" w:rsidRPr="0048256F">
        <w:rPr>
          <w:rFonts w:eastAsia="楷体" w:hint="eastAsia"/>
          <w:sz w:val="24"/>
          <w:szCs w:val="24"/>
        </w:rPr>
        <w:t xml:space="preserve"> </w:t>
      </w:r>
      <w:r w:rsidRPr="0048256F">
        <w:rPr>
          <w:rFonts w:eastAsia="楷体"/>
          <w:sz w:val="24"/>
          <w:szCs w:val="24"/>
        </w:rPr>
        <w:t>根据选出的</w:t>
      </w:r>
      <w:r w:rsidR="00164E68" w:rsidRPr="0048256F">
        <w:rPr>
          <w:rFonts w:eastAsia="楷体" w:hint="eastAsia"/>
          <w:sz w:val="24"/>
          <w:szCs w:val="24"/>
        </w:rPr>
        <w:t>第</w:t>
      </w:r>
      <w:r w:rsidR="00164E68" w:rsidRPr="0048256F">
        <w:rPr>
          <w:rFonts w:eastAsia="楷体" w:hint="eastAsia"/>
          <w:sz w:val="24"/>
          <w:szCs w:val="24"/>
        </w:rPr>
        <w:t>k</w:t>
      </w:r>
      <w:proofErr w:type="gramStart"/>
      <w:r w:rsidR="00164E68" w:rsidRPr="0048256F">
        <w:rPr>
          <w:rFonts w:eastAsia="楷体" w:hint="eastAsia"/>
          <w:sz w:val="24"/>
          <w:szCs w:val="24"/>
        </w:rPr>
        <w:t>个</w:t>
      </w:r>
      <w:proofErr w:type="gramEnd"/>
      <w:r w:rsidR="00164E68" w:rsidRPr="0048256F">
        <w:rPr>
          <w:rFonts w:eastAsia="楷体" w:hint="eastAsia"/>
          <w:sz w:val="24"/>
          <w:szCs w:val="24"/>
        </w:rPr>
        <w:t>占据</w:t>
      </w:r>
      <w:r w:rsidRPr="0048256F">
        <w:rPr>
          <w:rFonts w:eastAsia="楷体"/>
          <w:sz w:val="24"/>
          <w:szCs w:val="24"/>
        </w:rPr>
        <w:t>分子轨道的电子占据数</w:t>
      </w:r>
      <w:r w:rsidR="00916388" w:rsidRPr="0048256F">
        <w:rPr>
          <w:rFonts w:eastAsia="楷体" w:hint="eastAsia"/>
          <w:sz w:val="24"/>
          <w:szCs w:val="24"/>
        </w:rPr>
        <w:t>（</w:t>
      </w:r>
      <w:r w:rsidR="00916388" w:rsidRPr="0048256F">
        <w:rPr>
          <w:rFonts w:eastAsia="楷体" w:hint="eastAsia"/>
          <w:sz w:val="24"/>
          <w:szCs w:val="24"/>
        </w:rPr>
        <w:t>n</w:t>
      </w:r>
      <w:r w:rsidR="00916388" w:rsidRPr="0048256F">
        <w:rPr>
          <w:rFonts w:eastAsia="楷体"/>
          <w:sz w:val="24"/>
          <w:szCs w:val="24"/>
          <w:vertAlign w:val="subscript"/>
        </w:rPr>
        <w:t>k</w:t>
      </w:r>
      <w:r w:rsidR="00916388" w:rsidRPr="0048256F">
        <w:rPr>
          <w:rFonts w:eastAsia="楷体" w:hint="eastAsia"/>
          <w:sz w:val="24"/>
          <w:szCs w:val="24"/>
        </w:rPr>
        <w:t>）与其</w:t>
      </w:r>
      <w:r w:rsidRPr="0048256F">
        <w:rPr>
          <w:rFonts w:eastAsia="楷体"/>
          <w:sz w:val="24"/>
          <w:szCs w:val="24"/>
        </w:rPr>
        <w:t>归一化后的</w:t>
      </w:r>
      <w:r w:rsidRPr="0048256F">
        <w:rPr>
          <w:rFonts w:eastAsia="楷体"/>
          <w:sz w:val="24"/>
          <w:szCs w:val="24"/>
        </w:rPr>
        <w:t>i</w:t>
      </w:r>
      <w:r w:rsidRPr="0048256F">
        <w:rPr>
          <w:rFonts w:eastAsia="楷体"/>
          <w:sz w:val="24"/>
          <w:szCs w:val="24"/>
        </w:rPr>
        <w:t>、</w:t>
      </w:r>
      <w:r w:rsidRPr="0048256F">
        <w:rPr>
          <w:rFonts w:eastAsia="楷体"/>
          <w:sz w:val="24"/>
          <w:szCs w:val="24"/>
        </w:rPr>
        <w:t>j</w:t>
      </w:r>
      <w:r w:rsidRPr="0048256F">
        <w:rPr>
          <w:rFonts w:eastAsia="楷体"/>
          <w:sz w:val="24"/>
          <w:szCs w:val="24"/>
        </w:rPr>
        <w:t>原子轨道组合系数</w:t>
      </w:r>
      <w:r w:rsidR="00916388" w:rsidRPr="0048256F">
        <w:rPr>
          <w:rFonts w:eastAsia="楷体" w:hint="eastAsia"/>
          <w:sz w:val="24"/>
          <w:szCs w:val="24"/>
        </w:rPr>
        <w:t>（</w:t>
      </w:r>
      <w:r w:rsidR="00916388" w:rsidRPr="0048256F">
        <w:rPr>
          <w:rFonts w:eastAsia="楷体" w:hint="eastAsia"/>
          <w:sz w:val="24"/>
          <w:szCs w:val="24"/>
        </w:rPr>
        <w:t>c</w:t>
      </w:r>
      <w:r w:rsidR="00916388" w:rsidRPr="0048256F">
        <w:rPr>
          <w:rFonts w:eastAsia="楷体"/>
          <w:sz w:val="24"/>
          <w:szCs w:val="24"/>
          <w:vertAlign w:val="subscript"/>
        </w:rPr>
        <w:t>ki</w:t>
      </w:r>
      <w:r w:rsidR="00916388" w:rsidRPr="0048256F">
        <w:rPr>
          <w:rFonts w:eastAsia="楷体" w:hint="eastAsia"/>
          <w:sz w:val="24"/>
          <w:szCs w:val="24"/>
        </w:rPr>
        <w:t>、</w:t>
      </w:r>
      <w:r w:rsidR="00916388" w:rsidRPr="0048256F">
        <w:rPr>
          <w:rFonts w:eastAsia="楷体" w:hint="eastAsia"/>
          <w:sz w:val="24"/>
          <w:szCs w:val="24"/>
        </w:rPr>
        <w:t>c</w:t>
      </w:r>
      <w:r w:rsidR="00916388" w:rsidRPr="0048256F">
        <w:rPr>
          <w:rFonts w:eastAsia="楷体"/>
          <w:sz w:val="24"/>
          <w:szCs w:val="24"/>
          <w:vertAlign w:val="subscript"/>
        </w:rPr>
        <w:t>kj</w:t>
      </w:r>
      <w:r w:rsidR="00916388" w:rsidRPr="0048256F">
        <w:rPr>
          <w:rFonts w:eastAsia="楷体" w:hint="eastAsia"/>
          <w:sz w:val="24"/>
          <w:szCs w:val="24"/>
        </w:rPr>
        <w:t>）乘积后再加和，即</w:t>
      </w:r>
      <w:r w:rsidR="005062B3" w:rsidRPr="0048256F">
        <w:rPr>
          <w:rFonts w:eastAsia="楷体" w:hint="eastAsia"/>
          <w:sz w:val="24"/>
          <w:szCs w:val="24"/>
        </w:rPr>
        <w:t>为</w:t>
      </w:r>
      <w:r w:rsidRPr="0048256F">
        <w:rPr>
          <w:rFonts w:eastAsia="楷体"/>
          <w:sz w:val="24"/>
          <w:szCs w:val="24"/>
        </w:rPr>
        <w:t>相邻</w:t>
      </w:r>
      <w:r w:rsidRPr="0048256F">
        <w:rPr>
          <w:rFonts w:eastAsia="楷体"/>
          <w:sz w:val="24"/>
          <w:szCs w:val="24"/>
        </w:rPr>
        <w:t>i</w:t>
      </w:r>
      <w:r w:rsidRPr="0048256F">
        <w:rPr>
          <w:rFonts w:eastAsia="楷体"/>
          <w:sz w:val="24"/>
          <w:szCs w:val="24"/>
        </w:rPr>
        <w:t>和</w:t>
      </w:r>
      <w:r w:rsidRPr="0048256F">
        <w:rPr>
          <w:rFonts w:eastAsia="楷体"/>
          <w:sz w:val="24"/>
          <w:szCs w:val="24"/>
        </w:rPr>
        <w:t>j</w:t>
      </w:r>
      <w:r w:rsidRPr="0048256F">
        <w:rPr>
          <w:rFonts w:eastAsia="楷体"/>
          <w:sz w:val="24"/>
          <w:szCs w:val="24"/>
        </w:rPr>
        <w:t>原子之间的</w:t>
      </w:r>
      <w:r w:rsidR="00AB4AE7" w:rsidRPr="0048256F">
        <w:rPr>
          <w:rFonts w:eastAsia="楷体"/>
          <w:sz w:val="24"/>
          <w:szCs w:val="24"/>
        </w:rPr>
        <w:t>π</w:t>
      </w:r>
      <w:r w:rsidRPr="0048256F">
        <w:rPr>
          <w:rFonts w:eastAsia="楷体"/>
          <w:sz w:val="24"/>
          <w:szCs w:val="24"/>
        </w:rPr>
        <w:t>键级；</w:t>
      </w:r>
    </w:p>
    <w:p w14:paraId="3C46E7E6" w14:textId="2B518F44" w:rsidR="00320B19" w:rsidRPr="0048256F" w:rsidRDefault="00BF4E65" w:rsidP="00B549AB">
      <w:pPr>
        <w:adjustRightInd w:val="0"/>
        <w:snapToGrid w:val="0"/>
        <w:spacing w:line="440" w:lineRule="exact"/>
        <w:ind w:leftChars="199" w:left="423" w:hangingChars="2" w:hanging="5"/>
        <w:rPr>
          <w:rFonts w:eastAsia="楷体"/>
          <w:sz w:val="24"/>
          <w:szCs w:val="24"/>
        </w:rPr>
      </w:pPr>
      <w:r w:rsidRPr="0048256F">
        <w:rPr>
          <w:rFonts w:eastAsia="楷体"/>
          <w:sz w:val="24"/>
          <w:szCs w:val="24"/>
        </w:rPr>
        <w:t>5</w:t>
      </w:r>
      <w:r w:rsidR="00D77CCF" w:rsidRPr="0048256F">
        <w:rPr>
          <w:rFonts w:eastAsia="楷体" w:hint="eastAsia"/>
          <w:sz w:val="24"/>
          <w:szCs w:val="24"/>
        </w:rPr>
        <w:t>)</w:t>
      </w:r>
      <w:r w:rsidR="00FC6D5C" w:rsidRPr="0048256F">
        <w:rPr>
          <w:rFonts w:eastAsia="楷体" w:hint="eastAsia"/>
          <w:sz w:val="24"/>
          <w:szCs w:val="24"/>
        </w:rPr>
        <w:t xml:space="preserve"> </w:t>
      </w:r>
      <w:r w:rsidR="005425E3" w:rsidRPr="0048256F">
        <w:rPr>
          <w:rFonts w:eastAsia="楷体" w:hint="eastAsia"/>
          <w:sz w:val="24"/>
          <w:szCs w:val="24"/>
        </w:rPr>
        <w:t>循环以上</w:t>
      </w:r>
      <w:r w:rsidR="005425E3" w:rsidRPr="0048256F">
        <w:rPr>
          <w:rFonts w:eastAsia="楷体" w:hint="eastAsia"/>
          <w:sz w:val="24"/>
          <w:szCs w:val="24"/>
        </w:rPr>
        <w:t>1</w:t>
      </w:r>
      <w:r w:rsidR="005425E3" w:rsidRPr="0048256F">
        <w:rPr>
          <w:rFonts w:eastAsia="楷体"/>
          <w:sz w:val="24"/>
          <w:szCs w:val="24"/>
        </w:rPr>
        <w:t>-4</w:t>
      </w:r>
      <w:r w:rsidR="005425E3" w:rsidRPr="0048256F">
        <w:rPr>
          <w:rFonts w:eastAsia="楷体" w:hint="eastAsia"/>
          <w:sz w:val="24"/>
          <w:szCs w:val="24"/>
        </w:rPr>
        <w:t>步流程计算出所有与</w:t>
      </w:r>
      <w:r w:rsidR="005425E3" w:rsidRPr="0048256F">
        <w:rPr>
          <w:rFonts w:eastAsia="楷体" w:hint="eastAsia"/>
          <w:sz w:val="24"/>
          <w:szCs w:val="24"/>
        </w:rPr>
        <w:t>i</w:t>
      </w:r>
      <w:r w:rsidR="005425E3" w:rsidRPr="0048256F">
        <w:rPr>
          <w:rFonts w:eastAsia="楷体" w:hint="eastAsia"/>
          <w:sz w:val="24"/>
          <w:szCs w:val="24"/>
        </w:rPr>
        <w:t>原子相关的</w:t>
      </w:r>
      <w:r w:rsidR="005425E3" w:rsidRPr="0048256F">
        <w:rPr>
          <w:rFonts w:eastAsia="楷体"/>
          <w:sz w:val="24"/>
          <w:szCs w:val="24"/>
        </w:rPr>
        <w:t>π</w:t>
      </w:r>
      <w:r w:rsidR="005425E3" w:rsidRPr="0048256F">
        <w:rPr>
          <w:rFonts w:eastAsia="楷体"/>
          <w:sz w:val="24"/>
          <w:szCs w:val="24"/>
        </w:rPr>
        <w:t>键级</w:t>
      </w:r>
      <w:r w:rsidR="005425E3" w:rsidRPr="0048256F">
        <w:rPr>
          <w:rFonts w:eastAsia="楷体" w:hint="eastAsia"/>
          <w:sz w:val="24"/>
          <w:szCs w:val="24"/>
        </w:rPr>
        <w:t>并加和，最后</w:t>
      </w:r>
      <w:r w:rsidRPr="0048256F">
        <w:rPr>
          <w:rFonts w:eastAsia="楷体"/>
          <w:sz w:val="24"/>
          <w:szCs w:val="24"/>
        </w:rPr>
        <w:t>计算目标</w:t>
      </w:r>
      <w:r w:rsidRPr="0048256F">
        <w:rPr>
          <w:rFonts w:eastAsia="楷体"/>
          <w:sz w:val="24"/>
          <w:szCs w:val="24"/>
        </w:rPr>
        <w:t>i</w:t>
      </w:r>
      <w:r w:rsidRPr="0048256F">
        <w:rPr>
          <w:rFonts w:eastAsia="楷体"/>
          <w:sz w:val="24"/>
          <w:szCs w:val="24"/>
        </w:rPr>
        <w:t>原子的自由价，</w:t>
      </w:r>
      <w:r w:rsidR="005425E3" w:rsidRPr="0048256F">
        <w:rPr>
          <w:rFonts w:eastAsia="楷体" w:hint="eastAsia"/>
          <w:sz w:val="24"/>
          <w:szCs w:val="24"/>
        </w:rPr>
        <w:t>即</w:t>
      </w:r>
      <w:r w:rsidRPr="0048256F">
        <w:rPr>
          <w:rFonts w:eastAsia="楷体"/>
          <w:sz w:val="24"/>
          <w:szCs w:val="24"/>
        </w:rPr>
        <w:t>i</w:t>
      </w:r>
      <w:r w:rsidRPr="0048256F">
        <w:rPr>
          <w:rFonts w:eastAsia="楷体"/>
          <w:sz w:val="24"/>
          <w:szCs w:val="24"/>
        </w:rPr>
        <w:t>原子自由价</w:t>
      </w:r>
      <w:r w:rsidRPr="0048256F">
        <w:rPr>
          <w:rFonts w:eastAsia="楷体"/>
          <w:sz w:val="24"/>
          <w:szCs w:val="24"/>
        </w:rPr>
        <w:t>=</w:t>
      </w:r>
      <w:r w:rsidRPr="0048256F">
        <w:rPr>
          <w:rFonts w:eastAsia="楷体"/>
          <w:sz w:val="24"/>
          <w:szCs w:val="24"/>
        </w:rPr>
        <w:t>最大</w:t>
      </w:r>
      <w:r w:rsidR="005425E3" w:rsidRPr="0048256F">
        <w:rPr>
          <w:rFonts w:eastAsia="楷体"/>
          <w:sz w:val="24"/>
          <w:szCs w:val="24"/>
        </w:rPr>
        <w:t>π</w:t>
      </w:r>
      <w:r w:rsidRPr="0048256F">
        <w:rPr>
          <w:rFonts w:eastAsia="楷体"/>
          <w:sz w:val="24"/>
          <w:szCs w:val="24"/>
        </w:rPr>
        <w:t>键级（基准）</w:t>
      </w:r>
      <w:r w:rsidRPr="0048256F">
        <w:rPr>
          <w:rFonts w:eastAsia="楷体"/>
          <w:sz w:val="24"/>
          <w:szCs w:val="24"/>
        </w:rPr>
        <w:t>-i</w:t>
      </w:r>
      <w:r w:rsidRPr="0048256F">
        <w:rPr>
          <w:rFonts w:eastAsia="楷体"/>
          <w:sz w:val="24"/>
          <w:szCs w:val="24"/>
        </w:rPr>
        <w:t>原子的所有相关</w:t>
      </w:r>
      <w:r w:rsidRPr="0048256F">
        <w:rPr>
          <w:rFonts w:eastAsia="楷体"/>
          <w:sz w:val="24"/>
          <w:szCs w:val="24"/>
        </w:rPr>
        <w:t>π</w:t>
      </w:r>
      <w:r w:rsidRPr="0048256F">
        <w:rPr>
          <w:rFonts w:eastAsia="楷体"/>
          <w:sz w:val="24"/>
          <w:szCs w:val="24"/>
        </w:rPr>
        <w:t>键级之</w:t>
      </w:r>
      <w:proofErr w:type="gramStart"/>
      <w:r w:rsidRPr="0048256F">
        <w:rPr>
          <w:rFonts w:eastAsia="楷体"/>
          <w:sz w:val="24"/>
          <w:szCs w:val="24"/>
        </w:rPr>
        <w:t>和</w:t>
      </w:r>
      <w:proofErr w:type="gramEnd"/>
      <w:r w:rsidRPr="0048256F">
        <w:rPr>
          <w:rFonts w:eastAsia="楷体"/>
          <w:sz w:val="24"/>
          <w:szCs w:val="24"/>
        </w:rPr>
        <w:t>。</w:t>
      </w:r>
    </w:p>
    <w:p w14:paraId="4966FDAC" w14:textId="647A3D97" w:rsidR="00193F7B" w:rsidRPr="0048256F" w:rsidRDefault="003914AD" w:rsidP="003326AB">
      <w:pPr>
        <w:adjustRightInd w:val="0"/>
        <w:snapToGrid w:val="0"/>
        <w:jc w:val="center"/>
        <w:rPr>
          <w:rFonts w:eastAsia="楷体"/>
          <w:sz w:val="24"/>
          <w:szCs w:val="24"/>
        </w:rPr>
      </w:pPr>
      <w:r w:rsidRPr="0048256F">
        <w:rPr>
          <w:rFonts w:eastAsia="楷体"/>
          <w:noProof/>
          <w:sz w:val="24"/>
          <w:szCs w:val="24"/>
        </w:rPr>
        <w:lastRenderedPageBreak/>
        <w:drawing>
          <wp:inline distT="0" distB="0" distL="0" distR="0" wp14:anchorId="71E7D428" wp14:editId="05F446A8">
            <wp:extent cx="5330405" cy="55721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5"/>
                    <a:stretch>
                      <a:fillRect/>
                    </a:stretch>
                  </pic:blipFill>
                  <pic:spPr bwMode="auto">
                    <a:xfrm>
                      <a:off x="0" y="0"/>
                      <a:ext cx="5330405" cy="5572125"/>
                    </a:xfrm>
                    <a:prstGeom prst="rect">
                      <a:avLst/>
                    </a:prstGeom>
                    <a:noFill/>
                    <a:ln>
                      <a:noFill/>
                    </a:ln>
                  </pic:spPr>
                </pic:pic>
              </a:graphicData>
            </a:graphic>
          </wp:inline>
        </w:drawing>
      </w:r>
    </w:p>
    <w:p w14:paraId="0F1E9730" w14:textId="04EDCC78" w:rsidR="00193F7B" w:rsidRPr="0048256F" w:rsidRDefault="00BF4E65" w:rsidP="00700BBD">
      <w:pPr>
        <w:adjustRightInd w:val="0"/>
        <w:snapToGrid w:val="0"/>
        <w:spacing w:line="440" w:lineRule="exact"/>
        <w:jc w:val="center"/>
        <w:rPr>
          <w:rFonts w:eastAsia="楷体"/>
          <w:sz w:val="24"/>
          <w:szCs w:val="24"/>
        </w:rPr>
      </w:pPr>
      <w:r w:rsidRPr="0048256F">
        <w:rPr>
          <w:rFonts w:eastAsia="楷体"/>
          <w:sz w:val="24"/>
          <w:szCs w:val="24"/>
        </w:rPr>
        <w:t>图</w:t>
      </w:r>
      <w:r w:rsidRPr="0048256F">
        <w:rPr>
          <w:rFonts w:eastAsia="楷体"/>
          <w:sz w:val="24"/>
          <w:szCs w:val="24"/>
        </w:rPr>
        <w:t>1</w:t>
      </w:r>
      <w:r w:rsidR="007D7542" w:rsidRPr="0048256F">
        <w:rPr>
          <w:rFonts w:eastAsia="楷体"/>
          <w:sz w:val="24"/>
          <w:szCs w:val="24"/>
        </w:rPr>
        <w:t>5</w:t>
      </w:r>
      <w:r w:rsidRPr="0048256F">
        <w:rPr>
          <w:rFonts w:eastAsia="楷体"/>
          <w:sz w:val="24"/>
          <w:szCs w:val="24"/>
        </w:rPr>
        <w:t xml:space="preserve">. </w:t>
      </w:r>
      <w:r w:rsidRPr="0048256F">
        <w:rPr>
          <w:rFonts w:eastAsia="楷体"/>
          <w:sz w:val="24"/>
          <w:szCs w:val="24"/>
        </w:rPr>
        <w:t>判断相邻</w:t>
      </w:r>
      <w:r w:rsidRPr="0048256F">
        <w:rPr>
          <w:rFonts w:eastAsia="楷体"/>
          <w:sz w:val="24"/>
          <w:szCs w:val="24"/>
        </w:rPr>
        <w:t>i</w:t>
      </w:r>
      <w:r w:rsidRPr="0048256F">
        <w:rPr>
          <w:rFonts w:eastAsia="楷体"/>
          <w:sz w:val="24"/>
          <w:szCs w:val="24"/>
        </w:rPr>
        <w:t>、</w:t>
      </w:r>
      <w:r w:rsidRPr="0048256F">
        <w:rPr>
          <w:rFonts w:eastAsia="楷体"/>
          <w:sz w:val="24"/>
          <w:szCs w:val="24"/>
        </w:rPr>
        <w:t>j</w:t>
      </w:r>
      <w:r w:rsidRPr="0048256F">
        <w:rPr>
          <w:rFonts w:eastAsia="楷体"/>
          <w:sz w:val="24"/>
          <w:szCs w:val="24"/>
        </w:rPr>
        <w:t>原子之间的分子轨道是否为</w:t>
      </w:r>
      <w:r w:rsidRPr="0048256F">
        <w:rPr>
          <w:rFonts w:eastAsia="楷体"/>
          <w:sz w:val="24"/>
          <w:szCs w:val="24"/>
        </w:rPr>
        <w:t>π</w:t>
      </w:r>
      <w:r w:rsidRPr="0048256F">
        <w:rPr>
          <w:rFonts w:eastAsia="楷体"/>
          <w:sz w:val="24"/>
          <w:szCs w:val="24"/>
        </w:rPr>
        <w:t>轨道的流程示意图</w:t>
      </w:r>
      <w:r w:rsidR="003F0105" w:rsidRPr="0048256F">
        <w:rPr>
          <w:rFonts w:eastAsia="楷体" w:hint="eastAsia"/>
          <w:sz w:val="24"/>
          <w:szCs w:val="24"/>
        </w:rPr>
        <w:t>（波函数基于</w:t>
      </w:r>
      <w:r w:rsidR="003F0105" w:rsidRPr="0048256F">
        <w:rPr>
          <w:rFonts w:eastAsia="楷体" w:hint="eastAsia"/>
          <w:sz w:val="24"/>
          <w:szCs w:val="24"/>
        </w:rPr>
        <w:t>6</w:t>
      </w:r>
      <w:r w:rsidR="003F0105" w:rsidRPr="0048256F">
        <w:rPr>
          <w:rFonts w:eastAsia="楷体"/>
          <w:sz w:val="24"/>
          <w:szCs w:val="24"/>
        </w:rPr>
        <w:t>-31G</w:t>
      </w:r>
      <w:r w:rsidR="003F0105" w:rsidRPr="0048256F">
        <w:rPr>
          <w:rFonts w:eastAsia="楷体" w:hint="eastAsia"/>
          <w:sz w:val="24"/>
          <w:szCs w:val="24"/>
        </w:rPr>
        <w:t>(</w:t>
      </w:r>
      <w:r w:rsidR="003F0105" w:rsidRPr="0048256F">
        <w:rPr>
          <w:rFonts w:eastAsia="楷体"/>
          <w:sz w:val="24"/>
          <w:szCs w:val="24"/>
        </w:rPr>
        <w:t>d,</w:t>
      </w:r>
      <w:r w:rsidR="005062B3" w:rsidRPr="0048256F">
        <w:rPr>
          <w:rFonts w:eastAsia="楷体"/>
          <w:sz w:val="24"/>
          <w:szCs w:val="24"/>
        </w:rPr>
        <w:t xml:space="preserve"> </w:t>
      </w:r>
      <w:r w:rsidR="003F0105" w:rsidRPr="0048256F">
        <w:rPr>
          <w:rFonts w:eastAsia="楷体"/>
          <w:sz w:val="24"/>
          <w:szCs w:val="24"/>
        </w:rPr>
        <w:t>p)</w:t>
      </w:r>
      <w:r w:rsidR="003F0105" w:rsidRPr="0048256F">
        <w:rPr>
          <w:rFonts w:eastAsia="楷体" w:hint="eastAsia"/>
          <w:sz w:val="24"/>
          <w:szCs w:val="24"/>
        </w:rPr>
        <w:t>基组）</w:t>
      </w:r>
    </w:p>
    <w:p w14:paraId="239ACEE7" w14:textId="77777777" w:rsidR="00193F7B" w:rsidRPr="0048256F" w:rsidRDefault="00193F7B" w:rsidP="00700BBD">
      <w:pPr>
        <w:adjustRightInd w:val="0"/>
        <w:snapToGrid w:val="0"/>
        <w:spacing w:line="440" w:lineRule="exact"/>
        <w:jc w:val="center"/>
        <w:rPr>
          <w:rFonts w:eastAsia="楷体"/>
          <w:sz w:val="24"/>
          <w:szCs w:val="24"/>
        </w:rPr>
      </w:pPr>
    </w:p>
    <w:p w14:paraId="3C020E49" w14:textId="6E82A69D" w:rsidR="005904ED" w:rsidRPr="0048256F" w:rsidRDefault="00D77CCF" w:rsidP="005904ED">
      <w:pPr>
        <w:adjustRightInd w:val="0"/>
        <w:snapToGrid w:val="0"/>
        <w:spacing w:line="440" w:lineRule="exact"/>
        <w:ind w:firstLineChars="200" w:firstLine="482"/>
        <w:rPr>
          <w:rFonts w:eastAsia="楷体"/>
          <w:sz w:val="24"/>
          <w:szCs w:val="24"/>
        </w:rPr>
      </w:pPr>
      <w:r w:rsidRPr="0048256F">
        <w:rPr>
          <w:rFonts w:eastAsia="楷体"/>
          <w:b/>
          <w:bCs/>
          <w:sz w:val="24"/>
          <w:szCs w:val="24"/>
        </w:rPr>
        <w:t>3.1.3</w:t>
      </w:r>
      <w:r w:rsidR="00E55A39" w:rsidRPr="0048256F">
        <w:rPr>
          <w:rFonts w:eastAsia="楷体"/>
          <w:kern w:val="0"/>
          <w:sz w:val="24"/>
          <w:szCs w:val="24"/>
        </w:rPr>
        <w:t xml:space="preserve"> </w:t>
      </w:r>
      <w:r w:rsidR="00BF4E65" w:rsidRPr="0048256F">
        <w:rPr>
          <w:rFonts w:eastAsia="楷体"/>
          <w:b/>
          <w:color w:val="000000"/>
          <w:sz w:val="24"/>
          <w:szCs w:val="24"/>
        </w:rPr>
        <w:t>改进</w:t>
      </w:r>
      <w:r w:rsidR="00BF4E65" w:rsidRPr="0048256F">
        <w:rPr>
          <w:rFonts w:eastAsia="楷体"/>
          <w:b/>
          <w:color w:val="000000"/>
          <w:sz w:val="24"/>
          <w:szCs w:val="24"/>
        </w:rPr>
        <w:t>HMO</w:t>
      </w:r>
      <w:r w:rsidR="00BF4E65" w:rsidRPr="0048256F">
        <w:rPr>
          <w:rFonts w:eastAsia="楷体"/>
          <w:b/>
          <w:color w:val="000000"/>
          <w:sz w:val="24"/>
          <w:szCs w:val="24"/>
        </w:rPr>
        <w:t>法的</w:t>
      </w:r>
      <w:r w:rsidR="00BF4E65" w:rsidRPr="0048256F">
        <w:rPr>
          <w:rFonts w:eastAsia="楷体"/>
          <w:b/>
          <w:sz w:val="24"/>
          <w:szCs w:val="24"/>
        </w:rPr>
        <w:t>π</w:t>
      </w:r>
      <w:r w:rsidR="00BF4E65" w:rsidRPr="0048256F">
        <w:rPr>
          <w:rFonts w:eastAsia="楷体"/>
          <w:b/>
          <w:sz w:val="24"/>
          <w:szCs w:val="24"/>
        </w:rPr>
        <w:t>键级</w:t>
      </w:r>
      <w:r w:rsidR="00BF4E65" w:rsidRPr="0048256F">
        <w:rPr>
          <w:rFonts w:eastAsia="楷体"/>
          <w:b/>
          <w:color w:val="000000"/>
          <w:sz w:val="24"/>
          <w:szCs w:val="24"/>
        </w:rPr>
        <w:t>计算精度</w:t>
      </w:r>
      <w:r w:rsidR="00910A8E" w:rsidRPr="0048256F">
        <w:rPr>
          <w:rFonts w:eastAsia="楷体" w:hint="eastAsia"/>
          <w:b/>
          <w:color w:val="000000"/>
          <w:sz w:val="24"/>
          <w:szCs w:val="24"/>
        </w:rPr>
        <w:t>。</w:t>
      </w:r>
      <w:r w:rsidR="00BF4E65" w:rsidRPr="0048256F">
        <w:rPr>
          <w:rFonts w:eastAsia="楷体"/>
          <w:sz w:val="24"/>
          <w:szCs w:val="24"/>
        </w:rPr>
        <w:t>在以前的尝试（</w:t>
      </w:r>
      <w:r w:rsidR="00217A0E" w:rsidRPr="0048256F">
        <w:rPr>
          <w:rFonts w:eastAsia="楷体"/>
          <w:b/>
          <w:bCs/>
          <w:sz w:val="24"/>
          <w:szCs w:val="24"/>
        </w:rPr>
        <w:t>魏东辉</w:t>
      </w:r>
      <w:r w:rsidR="00217A0E" w:rsidRPr="0048256F">
        <w:rPr>
          <w:rFonts w:eastAsia="楷体" w:hint="eastAsia"/>
          <w:b/>
          <w:bCs/>
          <w:sz w:val="24"/>
          <w:szCs w:val="24"/>
        </w:rPr>
        <w:t>*</w:t>
      </w:r>
      <w:r w:rsidR="00217A0E" w:rsidRPr="0048256F">
        <w:rPr>
          <w:rFonts w:eastAsia="楷体" w:hint="eastAsia"/>
          <w:sz w:val="24"/>
          <w:szCs w:val="24"/>
        </w:rPr>
        <w:t>;</w:t>
      </w:r>
      <w:r w:rsidR="00217A0E" w:rsidRPr="0048256F">
        <w:rPr>
          <w:rFonts w:eastAsia="楷体"/>
          <w:sz w:val="24"/>
          <w:szCs w:val="24"/>
        </w:rPr>
        <w:t xml:space="preserve"> </w:t>
      </w:r>
      <w:r w:rsidR="00217A0E" w:rsidRPr="0048256F">
        <w:rPr>
          <w:rFonts w:eastAsia="楷体"/>
          <w:sz w:val="24"/>
          <w:szCs w:val="24"/>
        </w:rPr>
        <w:t>牟方菁</w:t>
      </w:r>
      <w:r w:rsidR="00217A0E" w:rsidRPr="0048256F">
        <w:rPr>
          <w:rFonts w:eastAsia="楷体" w:hint="eastAsia"/>
          <w:sz w:val="24"/>
          <w:szCs w:val="24"/>
        </w:rPr>
        <w:t>;</w:t>
      </w:r>
      <w:r w:rsidR="00217A0E" w:rsidRPr="0048256F">
        <w:rPr>
          <w:rFonts w:eastAsia="楷体"/>
          <w:sz w:val="24"/>
          <w:szCs w:val="24"/>
        </w:rPr>
        <w:t xml:space="preserve"> </w:t>
      </w:r>
      <w:r w:rsidR="00217A0E" w:rsidRPr="0048256F">
        <w:rPr>
          <w:rFonts w:eastAsia="楷体"/>
          <w:sz w:val="24"/>
          <w:szCs w:val="24"/>
        </w:rPr>
        <w:t>汪兴华</w:t>
      </w:r>
      <w:r w:rsidR="00A132B0" w:rsidRPr="0048256F">
        <w:rPr>
          <w:rFonts w:eastAsia="楷体" w:hint="eastAsia"/>
          <w:sz w:val="24"/>
          <w:szCs w:val="24"/>
        </w:rPr>
        <w:t>.</w:t>
      </w:r>
      <w:r w:rsidR="00217A0E" w:rsidRPr="0048256F">
        <w:rPr>
          <w:rFonts w:eastAsia="楷体" w:hint="eastAsia"/>
          <w:sz w:val="24"/>
          <w:szCs w:val="24"/>
        </w:rPr>
        <w:t xml:space="preserve"> </w:t>
      </w:r>
      <w:r w:rsidR="00217A0E" w:rsidRPr="0048256F">
        <w:rPr>
          <w:rFonts w:eastAsia="楷体"/>
          <w:sz w:val="24"/>
          <w:szCs w:val="24"/>
        </w:rPr>
        <w:t>休克尔分子轨道法处理</w:t>
      </w:r>
      <w:proofErr w:type="gramStart"/>
      <w:r w:rsidR="00217A0E" w:rsidRPr="0048256F">
        <w:rPr>
          <w:rFonts w:eastAsia="楷体"/>
          <w:sz w:val="24"/>
          <w:szCs w:val="24"/>
        </w:rPr>
        <w:t>萘</w:t>
      </w:r>
      <w:proofErr w:type="gramEnd"/>
      <w:r w:rsidR="00217A0E" w:rsidRPr="0048256F">
        <w:rPr>
          <w:rFonts w:eastAsia="楷体"/>
          <w:sz w:val="24"/>
          <w:szCs w:val="24"/>
        </w:rPr>
        <w:t>的</w:t>
      </w:r>
      <w:r w:rsidR="00217A0E" w:rsidRPr="0048256F">
        <w:rPr>
          <w:rFonts w:eastAsia="楷体"/>
          <w:sz w:val="24"/>
          <w:szCs w:val="24"/>
        </w:rPr>
        <w:t>π</w:t>
      </w:r>
      <w:r w:rsidR="00217A0E" w:rsidRPr="0048256F">
        <w:rPr>
          <w:rFonts w:eastAsia="楷体"/>
          <w:sz w:val="24"/>
          <w:szCs w:val="24"/>
        </w:rPr>
        <w:t>键键级的释疑</w:t>
      </w:r>
      <w:r w:rsidR="00217A0E" w:rsidRPr="0048256F">
        <w:rPr>
          <w:rFonts w:eastAsia="楷体"/>
          <w:sz w:val="24"/>
          <w:szCs w:val="24"/>
        </w:rPr>
        <w:t>.</w:t>
      </w:r>
      <w:r w:rsidR="00217A0E" w:rsidRPr="0048256F">
        <w:rPr>
          <w:rFonts w:eastAsia="楷体"/>
        </w:rPr>
        <w:t xml:space="preserve"> </w:t>
      </w:r>
      <w:r w:rsidR="00217A0E" w:rsidRPr="0048256F">
        <w:rPr>
          <w:rFonts w:eastAsia="楷体"/>
          <w:i/>
          <w:iCs/>
          <w:sz w:val="24"/>
          <w:szCs w:val="24"/>
        </w:rPr>
        <w:t>大学化学</w:t>
      </w:r>
      <w:r w:rsidR="00217A0E" w:rsidRPr="0048256F">
        <w:rPr>
          <w:rFonts w:eastAsia="楷体"/>
          <w:sz w:val="24"/>
          <w:szCs w:val="24"/>
        </w:rPr>
        <w:t xml:space="preserve"> </w:t>
      </w:r>
      <w:r w:rsidR="00217A0E" w:rsidRPr="0048256F">
        <w:rPr>
          <w:rFonts w:eastAsia="楷体"/>
          <w:b/>
          <w:bCs/>
          <w:sz w:val="24"/>
          <w:szCs w:val="24"/>
        </w:rPr>
        <w:t>2021</w:t>
      </w:r>
      <w:r w:rsidR="00217A0E" w:rsidRPr="0048256F">
        <w:rPr>
          <w:rFonts w:eastAsia="楷体"/>
          <w:sz w:val="24"/>
          <w:szCs w:val="24"/>
        </w:rPr>
        <w:t xml:space="preserve">, </w:t>
      </w:r>
      <w:r w:rsidR="00217A0E" w:rsidRPr="0048256F">
        <w:rPr>
          <w:rFonts w:eastAsia="楷体"/>
          <w:i/>
          <w:iCs/>
          <w:sz w:val="24"/>
          <w:szCs w:val="24"/>
        </w:rPr>
        <w:t>36</w:t>
      </w:r>
      <w:r w:rsidR="00217A0E" w:rsidRPr="0048256F">
        <w:rPr>
          <w:rFonts w:eastAsia="楷体"/>
          <w:sz w:val="24"/>
          <w:szCs w:val="24"/>
        </w:rPr>
        <w:t>, 2106047</w:t>
      </w:r>
      <w:r w:rsidR="00BF4E65" w:rsidRPr="0048256F">
        <w:rPr>
          <w:rFonts w:eastAsia="楷体"/>
          <w:sz w:val="24"/>
          <w:szCs w:val="24"/>
        </w:rPr>
        <w:t>）中，我们只是人为地给</w:t>
      </w:r>
      <w:proofErr w:type="gramStart"/>
      <w:r w:rsidR="00BF4E65" w:rsidRPr="0048256F">
        <w:rPr>
          <w:rFonts w:eastAsia="楷体"/>
          <w:sz w:val="24"/>
          <w:szCs w:val="24"/>
        </w:rPr>
        <w:t>萘</w:t>
      </w:r>
      <w:proofErr w:type="gramEnd"/>
      <w:r w:rsidR="00BF4E65" w:rsidRPr="0048256F">
        <w:rPr>
          <w:rFonts w:eastAsia="楷体"/>
          <w:sz w:val="24"/>
          <w:szCs w:val="24"/>
        </w:rPr>
        <w:t>的</w:t>
      </w:r>
      <w:r w:rsidR="00693406" w:rsidRPr="0048256F">
        <w:rPr>
          <w:rFonts w:eastAsia="楷体" w:hint="eastAsia"/>
          <w:sz w:val="24"/>
          <w:szCs w:val="24"/>
        </w:rPr>
        <w:t>两个</w:t>
      </w:r>
      <w:proofErr w:type="gramStart"/>
      <w:r w:rsidR="00BF4E65" w:rsidRPr="0048256F">
        <w:rPr>
          <w:rFonts w:eastAsia="楷体"/>
          <w:sz w:val="24"/>
          <w:szCs w:val="24"/>
        </w:rPr>
        <w:t>并环碳</w:t>
      </w:r>
      <w:proofErr w:type="gramEnd"/>
      <w:r w:rsidR="00217A0E" w:rsidRPr="0048256F">
        <w:rPr>
          <w:rFonts w:eastAsia="楷体" w:hint="eastAsia"/>
          <w:sz w:val="24"/>
          <w:szCs w:val="24"/>
        </w:rPr>
        <w:t>对应主对角线位置</w:t>
      </w:r>
      <w:r w:rsidR="008B37E6" w:rsidRPr="0048256F">
        <w:rPr>
          <w:rFonts w:eastAsia="楷体" w:hint="eastAsia"/>
          <w:sz w:val="24"/>
          <w:szCs w:val="24"/>
        </w:rPr>
        <w:t>各</w:t>
      </w:r>
      <w:r w:rsidR="00BF4E65" w:rsidRPr="0048256F">
        <w:rPr>
          <w:rFonts w:eastAsia="楷体"/>
          <w:sz w:val="24"/>
          <w:szCs w:val="24"/>
        </w:rPr>
        <w:t>加了一个校正参数</w:t>
      </w:r>
      <w:r w:rsidR="00BF4E65" w:rsidRPr="0048256F">
        <w:rPr>
          <w:rFonts w:eastAsia="楷体"/>
          <w:sz w:val="24"/>
          <w:szCs w:val="24"/>
        </w:rPr>
        <w:t>0.8</w:t>
      </w:r>
      <w:r w:rsidR="00BF4E65" w:rsidRPr="0048256F">
        <w:rPr>
          <w:rFonts w:eastAsia="楷体"/>
          <w:sz w:val="24"/>
          <w:szCs w:val="24"/>
        </w:rPr>
        <w:t>来改进</w:t>
      </w:r>
      <w:r w:rsidR="00BF4E65" w:rsidRPr="0048256F">
        <w:rPr>
          <w:rFonts w:eastAsia="楷体"/>
          <w:sz w:val="24"/>
          <w:szCs w:val="24"/>
        </w:rPr>
        <w:t>HMO</w:t>
      </w:r>
      <w:r w:rsidR="00BF4E65" w:rsidRPr="0048256F">
        <w:rPr>
          <w:rFonts w:eastAsia="楷体"/>
          <w:sz w:val="24"/>
          <w:szCs w:val="24"/>
        </w:rPr>
        <w:t>法的精度，因此计算出的</w:t>
      </w:r>
      <w:r w:rsidR="00BF4E65" w:rsidRPr="0048256F">
        <w:rPr>
          <w:rFonts w:eastAsia="楷体"/>
          <w:sz w:val="24"/>
          <w:szCs w:val="24"/>
        </w:rPr>
        <w:t>π</w:t>
      </w:r>
      <w:r w:rsidR="00BF4E65" w:rsidRPr="0048256F">
        <w:rPr>
          <w:rFonts w:eastAsia="楷体"/>
          <w:sz w:val="24"/>
          <w:szCs w:val="24"/>
        </w:rPr>
        <w:t>键级的误差仍然很大。在此，我们拟设计一套程序通过自动</w:t>
      </w:r>
      <w:r w:rsidR="008B37E6" w:rsidRPr="0048256F">
        <w:rPr>
          <w:rFonts w:eastAsia="楷体" w:hint="eastAsia"/>
          <w:sz w:val="24"/>
          <w:szCs w:val="24"/>
        </w:rPr>
        <w:t>识别</w:t>
      </w:r>
      <w:r w:rsidR="00BF4E65" w:rsidRPr="0048256F">
        <w:rPr>
          <w:rFonts w:eastAsia="楷体"/>
          <w:sz w:val="24"/>
          <w:szCs w:val="24"/>
        </w:rPr>
        <w:t>给定并迭代优化多个校正因子以获得更精确的</w:t>
      </w:r>
      <w:r w:rsidR="00BF4E65" w:rsidRPr="0048256F">
        <w:rPr>
          <w:rFonts w:eastAsia="楷体"/>
          <w:sz w:val="24"/>
          <w:szCs w:val="24"/>
        </w:rPr>
        <w:t>π</w:t>
      </w:r>
      <w:r w:rsidR="00BF4E65" w:rsidRPr="0048256F">
        <w:rPr>
          <w:rFonts w:eastAsia="楷体"/>
          <w:sz w:val="24"/>
          <w:szCs w:val="24"/>
        </w:rPr>
        <w:t>键级，</w:t>
      </w:r>
      <w:r w:rsidR="00BF4E65" w:rsidRPr="0048256F">
        <w:rPr>
          <w:rFonts w:eastAsia="楷体"/>
          <w:color w:val="000000"/>
          <w:sz w:val="24"/>
          <w:szCs w:val="24"/>
        </w:rPr>
        <w:t>以</w:t>
      </w:r>
      <w:proofErr w:type="gramStart"/>
      <w:r w:rsidR="00BF4E65" w:rsidRPr="0048256F">
        <w:rPr>
          <w:rFonts w:eastAsia="楷体"/>
          <w:color w:val="000000"/>
          <w:sz w:val="24"/>
          <w:szCs w:val="24"/>
        </w:rPr>
        <w:t>萘</w:t>
      </w:r>
      <w:proofErr w:type="gramEnd"/>
      <w:r w:rsidR="00DA4480" w:rsidRPr="0048256F">
        <w:rPr>
          <w:rFonts w:eastAsia="楷体" w:hint="eastAsia"/>
          <w:color w:val="000000"/>
          <w:sz w:val="24"/>
          <w:szCs w:val="24"/>
        </w:rPr>
        <w:t>在</w:t>
      </w:r>
      <w:r w:rsidR="00DA4480" w:rsidRPr="0048256F">
        <w:rPr>
          <w:rFonts w:eastAsia="楷体" w:hint="eastAsia"/>
          <w:color w:val="000000"/>
          <w:sz w:val="24"/>
          <w:szCs w:val="24"/>
        </w:rPr>
        <w:t>H</w:t>
      </w:r>
      <w:r w:rsidR="00DA4480" w:rsidRPr="0048256F">
        <w:rPr>
          <w:rFonts w:eastAsia="楷体"/>
          <w:color w:val="000000"/>
          <w:sz w:val="24"/>
          <w:szCs w:val="24"/>
        </w:rPr>
        <w:t>F/3-21G</w:t>
      </w:r>
      <w:r w:rsidR="00DA4480" w:rsidRPr="0048256F">
        <w:rPr>
          <w:rFonts w:eastAsia="楷体" w:hint="eastAsia"/>
          <w:color w:val="000000"/>
          <w:sz w:val="24"/>
          <w:szCs w:val="24"/>
        </w:rPr>
        <w:t>级别</w:t>
      </w:r>
      <w:proofErr w:type="gramStart"/>
      <w:r w:rsidR="00DA4480" w:rsidRPr="0048256F">
        <w:rPr>
          <w:rFonts w:eastAsia="楷体" w:hint="eastAsia"/>
          <w:color w:val="000000"/>
          <w:sz w:val="24"/>
          <w:szCs w:val="24"/>
        </w:rPr>
        <w:t>下计算</w:t>
      </w:r>
      <w:proofErr w:type="gramEnd"/>
      <w:r w:rsidR="00DA4480" w:rsidRPr="0048256F">
        <w:rPr>
          <w:rFonts w:eastAsia="楷体" w:hint="eastAsia"/>
          <w:color w:val="000000"/>
          <w:sz w:val="24"/>
          <w:szCs w:val="24"/>
        </w:rPr>
        <w:t>得到的</w:t>
      </w:r>
      <w:r w:rsidR="00DA4480" w:rsidRPr="0048256F">
        <w:rPr>
          <w:rFonts w:eastAsia="楷体"/>
          <w:sz w:val="24"/>
          <w:szCs w:val="24"/>
        </w:rPr>
        <w:t>π</w:t>
      </w:r>
      <w:r w:rsidR="00DA4480" w:rsidRPr="0048256F">
        <w:rPr>
          <w:rFonts w:eastAsia="楷体" w:hint="eastAsia"/>
          <w:color w:val="000000"/>
          <w:sz w:val="24"/>
          <w:szCs w:val="24"/>
        </w:rPr>
        <w:t>键级拟合</w:t>
      </w:r>
      <w:r w:rsidR="00BF4E65" w:rsidRPr="0048256F">
        <w:rPr>
          <w:rFonts w:eastAsia="楷体"/>
          <w:color w:val="000000"/>
          <w:sz w:val="24"/>
          <w:szCs w:val="24"/>
        </w:rPr>
        <w:t>为例</w:t>
      </w:r>
      <w:r w:rsidR="00DA4480" w:rsidRPr="0048256F">
        <w:rPr>
          <w:rFonts w:eastAsia="楷体" w:hint="eastAsia"/>
          <w:color w:val="000000"/>
          <w:sz w:val="24"/>
          <w:szCs w:val="24"/>
        </w:rPr>
        <w:t>，</w:t>
      </w:r>
      <w:r w:rsidR="00BF4E65" w:rsidRPr="0048256F">
        <w:rPr>
          <w:rFonts w:eastAsia="楷体"/>
          <w:color w:val="000000"/>
          <w:sz w:val="24"/>
          <w:szCs w:val="24"/>
        </w:rPr>
        <w:t>具体</w:t>
      </w:r>
      <w:r w:rsidR="008B37E6" w:rsidRPr="0048256F">
        <w:rPr>
          <w:rFonts w:eastAsia="楷体"/>
          <w:color w:val="000000"/>
          <w:sz w:val="24"/>
          <w:szCs w:val="24"/>
        </w:rPr>
        <w:t>处理</w:t>
      </w:r>
      <w:r w:rsidR="00BF4E65" w:rsidRPr="0048256F">
        <w:rPr>
          <w:rFonts w:eastAsia="楷体"/>
          <w:sz w:val="24"/>
          <w:szCs w:val="24"/>
        </w:rPr>
        <w:t>流程</w:t>
      </w:r>
      <w:r w:rsidR="00BF4E65" w:rsidRPr="0048256F">
        <w:rPr>
          <w:rFonts w:eastAsia="楷体"/>
          <w:color w:val="000000"/>
          <w:sz w:val="24"/>
          <w:szCs w:val="24"/>
        </w:rPr>
        <w:t>如下：</w:t>
      </w:r>
      <w:r w:rsidR="00BF4E65" w:rsidRPr="0048256F">
        <w:rPr>
          <w:rFonts w:eastAsia="楷体"/>
          <w:sz w:val="24"/>
          <w:szCs w:val="24"/>
        </w:rPr>
        <w:br/>
        <w:t xml:space="preserve">    1</w:t>
      </w:r>
      <w:r w:rsidRPr="0048256F">
        <w:rPr>
          <w:rFonts w:eastAsia="楷体" w:hint="eastAsia"/>
          <w:sz w:val="24"/>
          <w:szCs w:val="24"/>
        </w:rPr>
        <w:t>)</w:t>
      </w:r>
      <w:r w:rsidR="00FC6D5C" w:rsidRPr="0048256F">
        <w:rPr>
          <w:rFonts w:eastAsia="楷体" w:hint="eastAsia"/>
          <w:sz w:val="24"/>
          <w:szCs w:val="24"/>
        </w:rPr>
        <w:t xml:space="preserve"> </w:t>
      </w:r>
      <w:r w:rsidR="00BF4E65" w:rsidRPr="0048256F">
        <w:rPr>
          <w:rFonts w:eastAsia="楷体"/>
          <w:sz w:val="24"/>
          <w:szCs w:val="24"/>
        </w:rPr>
        <w:t>在绘图软件中绘制分子，获得</w:t>
      </w:r>
      <w:r w:rsidR="00BF4E65" w:rsidRPr="0048256F">
        <w:rPr>
          <w:rFonts w:eastAsia="楷体"/>
          <w:sz w:val="24"/>
          <w:szCs w:val="24"/>
        </w:rPr>
        <w:t>smiles</w:t>
      </w:r>
      <w:r w:rsidR="00BF4E65" w:rsidRPr="0048256F">
        <w:rPr>
          <w:rFonts w:eastAsia="楷体"/>
          <w:sz w:val="24"/>
          <w:szCs w:val="24"/>
        </w:rPr>
        <w:t>式（用一个字符串来存储一个分子的</w:t>
      </w:r>
      <w:r w:rsidR="005904ED" w:rsidRPr="0048256F">
        <w:rPr>
          <w:rFonts w:eastAsia="楷体" w:hint="eastAsia"/>
          <w:sz w:val="24"/>
          <w:szCs w:val="24"/>
        </w:rPr>
        <w:t xml:space="preserve"> </w:t>
      </w:r>
      <w:r w:rsidR="005904ED" w:rsidRPr="0048256F">
        <w:rPr>
          <w:rFonts w:eastAsia="楷体"/>
          <w:sz w:val="24"/>
          <w:szCs w:val="24"/>
        </w:rPr>
        <w:t xml:space="preserve"> </w:t>
      </w:r>
    </w:p>
    <w:p w14:paraId="05002BD2" w14:textId="22B6059D" w:rsidR="00193F7B" w:rsidRPr="0048256F" w:rsidRDefault="00BF4E65" w:rsidP="005904ED">
      <w:pPr>
        <w:adjustRightInd w:val="0"/>
        <w:snapToGrid w:val="0"/>
        <w:spacing w:line="440" w:lineRule="exact"/>
        <w:ind w:firstLineChars="200" w:firstLine="480"/>
        <w:rPr>
          <w:rFonts w:eastAsia="楷体"/>
          <w:sz w:val="24"/>
          <w:szCs w:val="24"/>
        </w:rPr>
      </w:pPr>
      <w:r w:rsidRPr="0048256F">
        <w:rPr>
          <w:rFonts w:eastAsia="楷体"/>
          <w:sz w:val="24"/>
          <w:szCs w:val="24"/>
        </w:rPr>
        <w:t>结构信息）：</w:t>
      </w:r>
      <w:r w:rsidRPr="0048256F">
        <w:rPr>
          <w:rFonts w:eastAsia="楷体"/>
          <w:sz w:val="24"/>
          <w:szCs w:val="24"/>
        </w:rPr>
        <w:t>c1ccc2ccccc2c1</w:t>
      </w:r>
      <w:r w:rsidRPr="0048256F">
        <w:rPr>
          <w:rFonts w:eastAsia="楷体"/>
          <w:sz w:val="24"/>
          <w:szCs w:val="24"/>
        </w:rPr>
        <w:t>；</w:t>
      </w:r>
    </w:p>
    <w:p w14:paraId="43DF0314" w14:textId="26327B32" w:rsidR="00E55A39" w:rsidRPr="0048256F" w:rsidRDefault="00D77CCF" w:rsidP="005904ED">
      <w:pPr>
        <w:adjustRightInd w:val="0"/>
        <w:snapToGrid w:val="0"/>
        <w:spacing w:line="440" w:lineRule="exact"/>
        <w:ind w:left="480"/>
        <w:rPr>
          <w:rFonts w:eastAsia="楷体"/>
          <w:sz w:val="24"/>
          <w:szCs w:val="24"/>
        </w:rPr>
      </w:pPr>
      <w:r w:rsidRPr="0048256F">
        <w:rPr>
          <w:rFonts w:eastAsia="楷体"/>
          <w:sz w:val="24"/>
          <w:szCs w:val="24"/>
        </w:rPr>
        <w:lastRenderedPageBreak/>
        <w:t>2</w:t>
      </w:r>
      <w:r w:rsidRPr="0048256F">
        <w:rPr>
          <w:rFonts w:eastAsia="楷体" w:hint="eastAsia"/>
          <w:sz w:val="24"/>
          <w:szCs w:val="24"/>
        </w:rPr>
        <w:t>)</w:t>
      </w:r>
      <w:r w:rsidR="00FC6D5C" w:rsidRPr="0048256F">
        <w:rPr>
          <w:rFonts w:eastAsia="楷体" w:hint="eastAsia"/>
          <w:sz w:val="24"/>
          <w:szCs w:val="24"/>
        </w:rPr>
        <w:t xml:space="preserve"> </w:t>
      </w:r>
      <w:r w:rsidR="00BF4E65" w:rsidRPr="0048256F">
        <w:rPr>
          <w:rFonts w:eastAsia="楷体"/>
          <w:sz w:val="24"/>
          <w:szCs w:val="24"/>
        </w:rPr>
        <w:t>根据</w:t>
      </w:r>
      <w:r w:rsidR="00BF4E65" w:rsidRPr="0048256F">
        <w:rPr>
          <w:rFonts w:eastAsia="楷体"/>
          <w:sz w:val="24"/>
          <w:szCs w:val="24"/>
        </w:rPr>
        <w:t>smiles</w:t>
      </w:r>
      <w:r w:rsidR="00BF4E65" w:rsidRPr="0048256F">
        <w:rPr>
          <w:rFonts w:eastAsia="楷体"/>
          <w:sz w:val="24"/>
          <w:szCs w:val="24"/>
        </w:rPr>
        <w:t>式，利用</w:t>
      </w:r>
      <w:proofErr w:type="spellStart"/>
      <w:r w:rsidR="00BF4E65" w:rsidRPr="0048256F">
        <w:rPr>
          <w:rFonts w:eastAsia="楷体"/>
          <w:sz w:val="24"/>
          <w:szCs w:val="24"/>
        </w:rPr>
        <w:t>rdkit</w:t>
      </w:r>
      <w:proofErr w:type="spellEnd"/>
      <w:r w:rsidR="00BF4E65" w:rsidRPr="0048256F">
        <w:rPr>
          <w:rFonts w:eastAsia="楷体"/>
          <w:sz w:val="24"/>
          <w:szCs w:val="24"/>
        </w:rPr>
        <w:t>生成分子，并根据对称性为不同的原子和</w:t>
      </w:r>
      <w:proofErr w:type="gramStart"/>
      <w:r w:rsidR="00BF4E65" w:rsidRPr="0048256F">
        <w:rPr>
          <w:rFonts w:eastAsia="楷体"/>
          <w:sz w:val="24"/>
          <w:szCs w:val="24"/>
        </w:rPr>
        <w:t>键添加</w:t>
      </w:r>
      <w:proofErr w:type="gramEnd"/>
      <w:r w:rsidR="00BF4E65" w:rsidRPr="0048256F">
        <w:rPr>
          <w:rFonts w:eastAsia="楷体"/>
          <w:sz w:val="24"/>
          <w:szCs w:val="24"/>
        </w:rPr>
        <w:t>参数</w:t>
      </w:r>
      <w:r w:rsidR="00BF4E65" w:rsidRPr="0048256F">
        <w:rPr>
          <w:rFonts w:eastAsia="楷体"/>
          <w:sz w:val="24"/>
          <w:szCs w:val="24"/>
        </w:rPr>
        <w:t>a</w:t>
      </w:r>
      <w:r w:rsidR="00BF4E65" w:rsidRPr="0048256F">
        <w:rPr>
          <w:rFonts w:eastAsia="楷体"/>
          <w:sz w:val="24"/>
          <w:szCs w:val="24"/>
        </w:rPr>
        <w:t>、</w:t>
      </w:r>
      <w:r w:rsidR="00BF4E65" w:rsidRPr="0048256F">
        <w:rPr>
          <w:rFonts w:eastAsia="楷体"/>
          <w:sz w:val="24"/>
          <w:szCs w:val="24"/>
        </w:rPr>
        <w:t>b</w:t>
      </w:r>
      <w:r w:rsidR="00BF4E65" w:rsidRPr="0048256F">
        <w:rPr>
          <w:rFonts w:eastAsia="楷体"/>
          <w:sz w:val="24"/>
          <w:szCs w:val="24"/>
        </w:rPr>
        <w:t>、</w:t>
      </w:r>
      <w:r w:rsidR="00BF4E65" w:rsidRPr="0048256F">
        <w:rPr>
          <w:rFonts w:eastAsia="楷体"/>
          <w:sz w:val="24"/>
          <w:szCs w:val="24"/>
        </w:rPr>
        <w:t>c</w:t>
      </w:r>
      <w:r w:rsidR="005979FD" w:rsidRPr="0048256F">
        <w:rPr>
          <w:rFonts w:eastAsia="楷体" w:hint="eastAsia"/>
          <w:sz w:val="24"/>
          <w:szCs w:val="24"/>
        </w:rPr>
        <w:t>、</w:t>
      </w:r>
      <w:r w:rsidR="005979FD" w:rsidRPr="0048256F">
        <w:rPr>
          <w:rFonts w:eastAsia="楷体" w:hint="eastAsia"/>
          <w:sz w:val="24"/>
          <w:szCs w:val="24"/>
        </w:rPr>
        <w:t>A</w:t>
      </w:r>
      <w:r w:rsidR="005979FD" w:rsidRPr="0048256F">
        <w:rPr>
          <w:rFonts w:eastAsia="楷体" w:hint="eastAsia"/>
          <w:sz w:val="24"/>
          <w:szCs w:val="24"/>
        </w:rPr>
        <w:t>、</w:t>
      </w:r>
      <w:r w:rsidR="005979FD" w:rsidRPr="0048256F">
        <w:rPr>
          <w:rFonts w:eastAsia="楷体"/>
          <w:sz w:val="24"/>
          <w:szCs w:val="24"/>
        </w:rPr>
        <w:t>B</w:t>
      </w:r>
      <w:r w:rsidR="005979FD" w:rsidRPr="0048256F">
        <w:rPr>
          <w:rFonts w:eastAsia="楷体" w:hint="eastAsia"/>
          <w:sz w:val="24"/>
          <w:szCs w:val="24"/>
        </w:rPr>
        <w:t>、</w:t>
      </w:r>
      <w:r w:rsidR="005979FD" w:rsidRPr="0048256F">
        <w:rPr>
          <w:rFonts w:eastAsia="楷体"/>
          <w:sz w:val="24"/>
          <w:szCs w:val="24"/>
        </w:rPr>
        <w:t>C</w:t>
      </w:r>
      <w:r w:rsidR="005979FD" w:rsidRPr="0048256F">
        <w:rPr>
          <w:rFonts w:eastAsia="楷体" w:hint="eastAsia"/>
          <w:sz w:val="24"/>
          <w:szCs w:val="24"/>
        </w:rPr>
        <w:t>、</w:t>
      </w:r>
      <w:r w:rsidR="005979FD" w:rsidRPr="0048256F">
        <w:rPr>
          <w:rFonts w:eastAsia="楷体"/>
          <w:sz w:val="24"/>
          <w:szCs w:val="24"/>
        </w:rPr>
        <w:t>D</w:t>
      </w:r>
      <w:r w:rsidR="00BF4E65" w:rsidRPr="0048256F">
        <w:rPr>
          <w:rFonts w:eastAsia="楷体"/>
          <w:sz w:val="24"/>
          <w:szCs w:val="24"/>
        </w:rPr>
        <w:t>，如图</w:t>
      </w:r>
      <w:r w:rsidR="00BF4E65" w:rsidRPr="0048256F">
        <w:rPr>
          <w:rFonts w:eastAsia="楷体"/>
          <w:sz w:val="24"/>
          <w:szCs w:val="24"/>
        </w:rPr>
        <w:t>1</w:t>
      </w:r>
      <w:r w:rsidR="007D7542" w:rsidRPr="0048256F">
        <w:rPr>
          <w:rFonts w:eastAsia="楷体"/>
          <w:sz w:val="24"/>
          <w:szCs w:val="24"/>
        </w:rPr>
        <w:t>6</w:t>
      </w:r>
      <w:r w:rsidR="00BF4E65" w:rsidRPr="0048256F">
        <w:rPr>
          <w:rFonts w:eastAsia="楷体"/>
          <w:sz w:val="24"/>
          <w:szCs w:val="24"/>
        </w:rPr>
        <w:t>所示；</w:t>
      </w:r>
    </w:p>
    <w:p w14:paraId="04CA648A" w14:textId="77777777" w:rsidR="00193F7B" w:rsidRPr="0048256F" w:rsidRDefault="00BF4E65" w:rsidP="00354210">
      <w:pPr>
        <w:adjustRightInd w:val="0"/>
        <w:snapToGrid w:val="0"/>
        <w:jc w:val="center"/>
        <w:rPr>
          <w:rFonts w:eastAsia="楷体"/>
          <w:sz w:val="24"/>
          <w:szCs w:val="24"/>
        </w:rPr>
      </w:pPr>
      <w:r w:rsidRPr="0048256F">
        <w:rPr>
          <w:rFonts w:eastAsia="楷体"/>
          <w:noProof/>
          <w:sz w:val="24"/>
          <w:szCs w:val="24"/>
        </w:rPr>
        <w:drawing>
          <wp:inline distT="0" distB="0" distL="0" distR="0" wp14:anchorId="2BE6C1A8" wp14:editId="12F82803">
            <wp:extent cx="2675882" cy="78701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6"/>
                    <a:srcRect l="5154" r="9845"/>
                    <a:stretch>
                      <a:fillRect/>
                    </a:stretch>
                  </pic:blipFill>
                  <pic:spPr>
                    <a:xfrm>
                      <a:off x="0" y="0"/>
                      <a:ext cx="2805951" cy="825274"/>
                    </a:xfrm>
                    <a:prstGeom prst="rect">
                      <a:avLst/>
                    </a:prstGeom>
                    <a:ln>
                      <a:noFill/>
                    </a:ln>
                  </pic:spPr>
                </pic:pic>
              </a:graphicData>
            </a:graphic>
          </wp:inline>
        </w:drawing>
      </w:r>
    </w:p>
    <w:p w14:paraId="637FBDEC" w14:textId="7A15AF85" w:rsidR="00193F7B" w:rsidRPr="0048256F" w:rsidRDefault="00BF4E65" w:rsidP="00354210">
      <w:pPr>
        <w:adjustRightInd w:val="0"/>
        <w:snapToGrid w:val="0"/>
        <w:spacing w:line="440" w:lineRule="exact"/>
        <w:jc w:val="center"/>
        <w:rPr>
          <w:rFonts w:eastAsia="楷体"/>
          <w:sz w:val="24"/>
          <w:szCs w:val="24"/>
        </w:rPr>
      </w:pPr>
      <w:r w:rsidRPr="0048256F">
        <w:rPr>
          <w:rFonts w:eastAsia="楷体"/>
          <w:sz w:val="24"/>
          <w:szCs w:val="24"/>
        </w:rPr>
        <w:t>图</w:t>
      </w:r>
      <w:r w:rsidRPr="0048256F">
        <w:rPr>
          <w:rFonts w:eastAsia="楷体"/>
          <w:sz w:val="24"/>
          <w:szCs w:val="24"/>
        </w:rPr>
        <w:t>1</w:t>
      </w:r>
      <w:r w:rsidR="007D7542" w:rsidRPr="0048256F">
        <w:rPr>
          <w:rFonts w:eastAsia="楷体"/>
          <w:sz w:val="24"/>
          <w:szCs w:val="24"/>
        </w:rPr>
        <w:t>6</w:t>
      </w:r>
      <w:r w:rsidRPr="0048256F">
        <w:rPr>
          <w:rFonts w:eastAsia="楷体"/>
          <w:sz w:val="24"/>
          <w:szCs w:val="24"/>
        </w:rPr>
        <w:t xml:space="preserve">. </w:t>
      </w:r>
      <w:r w:rsidRPr="0048256F">
        <w:rPr>
          <w:rFonts w:eastAsia="楷体"/>
          <w:sz w:val="24"/>
          <w:szCs w:val="24"/>
        </w:rPr>
        <w:t>标注的</w:t>
      </w:r>
      <w:proofErr w:type="gramStart"/>
      <w:r w:rsidRPr="0048256F">
        <w:rPr>
          <w:rFonts w:eastAsia="楷体"/>
          <w:sz w:val="24"/>
          <w:szCs w:val="24"/>
        </w:rPr>
        <w:t>萘</w:t>
      </w:r>
      <w:proofErr w:type="gramEnd"/>
      <w:r w:rsidRPr="0048256F">
        <w:rPr>
          <w:rFonts w:eastAsia="楷体"/>
          <w:sz w:val="24"/>
          <w:szCs w:val="24"/>
        </w:rPr>
        <w:t>分子中的原子序号、原子参数（对应于主对角线</w:t>
      </w:r>
      <w:r w:rsidR="00D06375" w:rsidRPr="0048256F">
        <w:rPr>
          <w:rFonts w:eastAsia="楷体" w:hint="eastAsia"/>
          <w:sz w:val="24"/>
          <w:szCs w:val="24"/>
        </w:rPr>
        <w:t>矩阵元</w:t>
      </w:r>
      <w:r w:rsidRPr="0048256F">
        <w:rPr>
          <w:rFonts w:eastAsia="楷体"/>
          <w:sz w:val="24"/>
          <w:szCs w:val="24"/>
        </w:rPr>
        <w:t>（</w:t>
      </w:r>
      <w:r w:rsidR="00D06375" w:rsidRPr="0048256F">
        <w:rPr>
          <w:rFonts w:eastAsia="楷体" w:hint="eastAsia"/>
          <w:sz w:val="24"/>
          <w:szCs w:val="24"/>
        </w:rPr>
        <w:t>对应于</w:t>
      </w:r>
      <w:r w:rsidRPr="0048256F">
        <w:rPr>
          <w:rFonts w:eastAsia="楷体"/>
          <w:sz w:val="24"/>
          <w:szCs w:val="24"/>
        </w:rPr>
        <w:t>ɑ-E</w:t>
      </w:r>
      <w:r w:rsidRPr="0048256F">
        <w:rPr>
          <w:rFonts w:eastAsia="楷体"/>
          <w:sz w:val="24"/>
          <w:szCs w:val="24"/>
        </w:rPr>
        <w:t>）加参数）和</w:t>
      </w:r>
      <w:proofErr w:type="gramStart"/>
      <w:r w:rsidRPr="0048256F">
        <w:rPr>
          <w:rFonts w:eastAsia="楷体"/>
          <w:sz w:val="24"/>
          <w:szCs w:val="24"/>
        </w:rPr>
        <w:t>键参数</w:t>
      </w:r>
      <w:proofErr w:type="gramEnd"/>
      <w:r w:rsidRPr="0048256F">
        <w:rPr>
          <w:rFonts w:eastAsia="楷体"/>
          <w:sz w:val="24"/>
          <w:szCs w:val="24"/>
        </w:rPr>
        <w:t>（对应于</w:t>
      </w:r>
      <w:r w:rsidRPr="0048256F">
        <w:rPr>
          <w:rFonts w:eastAsia="楷体"/>
          <w:sz w:val="24"/>
          <w:szCs w:val="24"/>
        </w:rPr>
        <w:t>β</w:t>
      </w:r>
      <w:r w:rsidRPr="0048256F">
        <w:rPr>
          <w:rFonts w:eastAsia="楷体"/>
          <w:sz w:val="24"/>
          <w:szCs w:val="24"/>
        </w:rPr>
        <w:t>积分加参数）类型</w:t>
      </w:r>
    </w:p>
    <w:p w14:paraId="36A604FD" w14:textId="77777777" w:rsidR="00193F7B" w:rsidRPr="0048256F" w:rsidRDefault="00193F7B" w:rsidP="00700BBD">
      <w:pPr>
        <w:adjustRightInd w:val="0"/>
        <w:snapToGrid w:val="0"/>
        <w:spacing w:line="440" w:lineRule="exact"/>
        <w:ind w:firstLineChars="100" w:firstLine="240"/>
        <w:rPr>
          <w:rFonts w:eastAsia="楷体"/>
          <w:sz w:val="24"/>
          <w:szCs w:val="24"/>
        </w:rPr>
      </w:pPr>
    </w:p>
    <w:p w14:paraId="782F1C3D" w14:textId="475420AF" w:rsidR="00E55A39" w:rsidRPr="0048256F" w:rsidRDefault="00D77CCF" w:rsidP="003943F0">
      <w:pPr>
        <w:adjustRightInd w:val="0"/>
        <w:snapToGrid w:val="0"/>
        <w:spacing w:line="440" w:lineRule="exact"/>
        <w:ind w:leftChars="200" w:left="660" w:hangingChars="100" w:hanging="240"/>
        <w:rPr>
          <w:rFonts w:eastAsia="楷体"/>
          <w:sz w:val="24"/>
          <w:szCs w:val="24"/>
        </w:rPr>
      </w:pPr>
      <w:r w:rsidRPr="0048256F">
        <w:rPr>
          <w:rFonts w:eastAsia="楷体"/>
          <w:sz w:val="24"/>
          <w:szCs w:val="24"/>
        </w:rPr>
        <w:t>3</w:t>
      </w:r>
      <w:r w:rsidRPr="0048256F">
        <w:rPr>
          <w:rFonts w:eastAsia="楷体" w:hint="eastAsia"/>
          <w:sz w:val="24"/>
          <w:szCs w:val="24"/>
        </w:rPr>
        <w:t>)</w:t>
      </w:r>
      <w:r w:rsidR="00FC6D5C" w:rsidRPr="0048256F">
        <w:rPr>
          <w:rFonts w:eastAsia="楷体" w:hint="eastAsia"/>
          <w:sz w:val="24"/>
          <w:szCs w:val="24"/>
        </w:rPr>
        <w:t xml:space="preserve"> </w:t>
      </w:r>
      <w:r w:rsidR="00BF4E65" w:rsidRPr="0048256F">
        <w:rPr>
          <w:rFonts w:eastAsia="楷体"/>
          <w:sz w:val="24"/>
          <w:szCs w:val="24"/>
        </w:rPr>
        <w:t>根据识别原子类型添加对应参数，获得改进后的久期方程组</w:t>
      </w:r>
      <w:r w:rsidR="005062B3" w:rsidRPr="0048256F">
        <w:rPr>
          <w:rFonts w:eastAsia="楷体" w:hint="eastAsia"/>
          <w:sz w:val="24"/>
          <w:szCs w:val="24"/>
        </w:rPr>
        <w:t>（</w:t>
      </w:r>
      <w:r w:rsidR="00BF4E65" w:rsidRPr="0048256F">
        <w:rPr>
          <w:rFonts w:eastAsia="楷体"/>
          <w:sz w:val="24"/>
          <w:szCs w:val="24"/>
        </w:rPr>
        <w:t>如图</w:t>
      </w:r>
      <w:r w:rsidR="00BF4E65" w:rsidRPr="0048256F">
        <w:rPr>
          <w:rFonts w:eastAsia="楷体"/>
          <w:sz w:val="24"/>
          <w:szCs w:val="24"/>
        </w:rPr>
        <w:t>1</w:t>
      </w:r>
      <w:r w:rsidR="007D7542" w:rsidRPr="0048256F">
        <w:rPr>
          <w:rFonts w:eastAsia="楷体"/>
          <w:sz w:val="24"/>
          <w:szCs w:val="24"/>
        </w:rPr>
        <w:t>7</w:t>
      </w:r>
      <w:r w:rsidR="00BF4E65" w:rsidRPr="0048256F">
        <w:rPr>
          <w:rFonts w:eastAsia="楷体"/>
          <w:sz w:val="24"/>
          <w:szCs w:val="24"/>
        </w:rPr>
        <w:t>所示</w:t>
      </w:r>
      <w:r w:rsidR="005062B3" w:rsidRPr="0048256F">
        <w:rPr>
          <w:rFonts w:eastAsia="楷体" w:hint="eastAsia"/>
          <w:sz w:val="24"/>
          <w:szCs w:val="24"/>
        </w:rPr>
        <w:t>）</w:t>
      </w:r>
      <w:r w:rsidR="00BF4E65" w:rsidRPr="0048256F">
        <w:rPr>
          <w:rFonts w:eastAsia="楷体"/>
          <w:sz w:val="24"/>
          <w:szCs w:val="24"/>
        </w:rPr>
        <w:t>，并为所有参数赋初始值</w:t>
      </w:r>
      <w:r w:rsidR="00BF4E65" w:rsidRPr="0048256F">
        <w:rPr>
          <w:rFonts w:eastAsia="楷体"/>
          <w:sz w:val="24"/>
          <w:szCs w:val="24"/>
        </w:rPr>
        <w:t>1</w:t>
      </w:r>
      <w:r w:rsidR="00BF4E65" w:rsidRPr="0048256F">
        <w:rPr>
          <w:rFonts w:eastAsia="楷体"/>
          <w:sz w:val="24"/>
          <w:szCs w:val="24"/>
        </w:rPr>
        <w:t>（即</w:t>
      </w:r>
      <w:r w:rsidR="001333BA" w:rsidRPr="0048256F">
        <w:rPr>
          <w:rFonts w:eastAsia="楷体" w:hint="eastAsia"/>
          <w:sz w:val="24"/>
          <w:szCs w:val="24"/>
        </w:rPr>
        <w:t>未改进</w:t>
      </w:r>
      <w:r w:rsidR="00BF4E65" w:rsidRPr="0048256F">
        <w:rPr>
          <w:rFonts w:eastAsia="楷体"/>
          <w:sz w:val="24"/>
          <w:szCs w:val="24"/>
        </w:rPr>
        <w:t>HMO</w:t>
      </w:r>
      <w:r w:rsidR="00BF4E65" w:rsidRPr="0048256F">
        <w:rPr>
          <w:rFonts w:eastAsia="楷体"/>
          <w:sz w:val="24"/>
          <w:szCs w:val="24"/>
        </w:rPr>
        <w:t>法对应的久期方程组）</w:t>
      </w:r>
      <w:r w:rsidR="001333BA" w:rsidRPr="0048256F">
        <w:rPr>
          <w:rFonts w:eastAsia="楷体" w:hint="eastAsia"/>
          <w:sz w:val="24"/>
          <w:szCs w:val="24"/>
        </w:rPr>
        <w:t>；</w:t>
      </w:r>
    </w:p>
    <w:p w14:paraId="7B386E27" w14:textId="77777777" w:rsidR="00193F7B" w:rsidRPr="0048256F" w:rsidRDefault="00BF4E65" w:rsidP="00354210">
      <w:pPr>
        <w:adjustRightInd w:val="0"/>
        <w:snapToGrid w:val="0"/>
        <w:jc w:val="center"/>
        <w:rPr>
          <w:rFonts w:eastAsia="楷体"/>
          <w:sz w:val="24"/>
          <w:szCs w:val="24"/>
        </w:rPr>
      </w:pPr>
      <w:r w:rsidRPr="0048256F">
        <w:rPr>
          <w:rFonts w:eastAsia="楷体"/>
          <w:noProof/>
          <w:sz w:val="24"/>
          <w:szCs w:val="24"/>
        </w:rPr>
        <w:drawing>
          <wp:inline distT="0" distB="0" distL="0" distR="0" wp14:anchorId="6F48224B" wp14:editId="3D589C52">
            <wp:extent cx="3581400" cy="1762125"/>
            <wp:effectExtent l="0" t="0" r="0" b="9525"/>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pic:cNvPicPr>
                      <a:picLocks noChangeAspect="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3581400" cy="1762125"/>
                    </a:xfrm>
                    <a:prstGeom prst="rect">
                      <a:avLst/>
                    </a:prstGeom>
                  </pic:spPr>
                </pic:pic>
              </a:graphicData>
            </a:graphic>
          </wp:inline>
        </w:drawing>
      </w:r>
    </w:p>
    <w:p w14:paraId="3EE6B904" w14:textId="42D34F69" w:rsidR="00193F7B" w:rsidRPr="0048256F" w:rsidRDefault="00BF4E65" w:rsidP="00354210">
      <w:pPr>
        <w:adjustRightInd w:val="0"/>
        <w:snapToGrid w:val="0"/>
        <w:spacing w:line="440" w:lineRule="exact"/>
        <w:jc w:val="center"/>
        <w:rPr>
          <w:rFonts w:eastAsia="楷体"/>
          <w:sz w:val="24"/>
          <w:szCs w:val="24"/>
        </w:rPr>
      </w:pPr>
      <w:r w:rsidRPr="0048256F">
        <w:rPr>
          <w:rFonts w:eastAsia="楷体"/>
          <w:sz w:val="24"/>
          <w:szCs w:val="24"/>
        </w:rPr>
        <w:t>图</w:t>
      </w:r>
      <w:r w:rsidRPr="0048256F">
        <w:rPr>
          <w:rFonts w:eastAsia="楷体"/>
          <w:sz w:val="24"/>
          <w:szCs w:val="24"/>
        </w:rPr>
        <w:t>1</w:t>
      </w:r>
      <w:r w:rsidR="007D7542" w:rsidRPr="0048256F">
        <w:rPr>
          <w:rFonts w:eastAsia="楷体"/>
          <w:sz w:val="24"/>
          <w:szCs w:val="24"/>
        </w:rPr>
        <w:t>7</w:t>
      </w:r>
      <w:r w:rsidRPr="0048256F">
        <w:rPr>
          <w:rFonts w:eastAsia="楷体"/>
          <w:sz w:val="24"/>
          <w:szCs w:val="24"/>
        </w:rPr>
        <w:t xml:space="preserve">. </w:t>
      </w:r>
      <w:r w:rsidRPr="0048256F">
        <w:rPr>
          <w:rFonts w:eastAsia="楷体"/>
          <w:sz w:val="24"/>
          <w:szCs w:val="24"/>
        </w:rPr>
        <w:t>加入参数后的</w:t>
      </w:r>
      <w:r w:rsidRPr="0048256F">
        <w:rPr>
          <w:rFonts w:eastAsia="楷体"/>
          <w:sz w:val="24"/>
          <w:szCs w:val="24"/>
        </w:rPr>
        <w:t>HMO</w:t>
      </w:r>
      <w:r w:rsidRPr="0048256F">
        <w:rPr>
          <w:rFonts w:eastAsia="楷体"/>
          <w:sz w:val="24"/>
          <w:szCs w:val="24"/>
        </w:rPr>
        <w:t>法对应的</w:t>
      </w:r>
      <w:proofErr w:type="gramStart"/>
      <w:r w:rsidRPr="0048256F">
        <w:rPr>
          <w:rFonts w:eastAsia="楷体"/>
          <w:sz w:val="24"/>
          <w:szCs w:val="24"/>
        </w:rPr>
        <w:t>萘</w:t>
      </w:r>
      <w:proofErr w:type="gramEnd"/>
      <w:r w:rsidRPr="0048256F">
        <w:rPr>
          <w:rFonts w:eastAsia="楷体"/>
          <w:sz w:val="24"/>
          <w:szCs w:val="24"/>
        </w:rPr>
        <w:t>分子的久期方程组</w:t>
      </w:r>
    </w:p>
    <w:p w14:paraId="3454A931" w14:textId="77777777" w:rsidR="00193F7B" w:rsidRPr="0048256F" w:rsidRDefault="00193F7B" w:rsidP="00700BBD">
      <w:pPr>
        <w:adjustRightInd w:val="0"/>
        <w:snapToGrid w:val="0"/>
        <w:spacing w:line="440" w:lineRule="exact"/>
        <w:rPr>
          <w:rFonts w:eastAsia="楷体"/>
          <w:sz w:val="24"/>
          <w:szCs w:val="24"/>
        </w:rPr>
      </w:pPr>
    </w:p>
    <w:p w14:paraId="0776A751" w14:textId="6953DE93" w:rsidR="0052095A" w:rsidRPr="0048256F" w:rsidRDefault="00D77CCF" w:rsidP="0052095A">
      <w:pPr>
        <w:adjustRightInd w:val="0"/>
        <w:snapToGrid w:val="0"/>
        <w:spacing w:line="440" w:lineRule="exact"/>
        <w:ind w:firstLineChars="200" w:firstLine="480"/>
        <w:rPr>
          <w:rFonts w:eastAsia="楷体"/>
          <w:sz w:val="24"/>
          <w:szCs w:val="24"/>
        </w:rPr>
      </w:pPr>
      <w:r w:rsidRPr="0048256F">
        <w:rPr>
          <w:rFonts w:eastAsia="楷体"/>
          <w:sz w:val="24"/>
          <w:szCs w:val="24"/>
        </w:rPr>
        <w:t>4</w:t>
      </w:r>
      <w:r w:rsidRPr="0048256F">
        <w:rPr>
          <w:rFonts w:eastAsia="楷体" w:hint="eastAsia"/>
          <w:sz w:val="24"/>
          <w:szCs w:val="24"/>
        </w:rPr>
        <w:t>)</w:t>
      </w:r>
      <w:r w:rsidR="00FC6D5C" w:rsidRPr="0048256F">
        <w:rPr>
          <w:rFonts w:eastAsia="楷体" w:hint="eastAsia"/>
          <w:sz w:val="24"/>
          <w:szCs w:val="24"/>
        </w:rPr>
        <w:t xml:space="preserve"> </w:t>
      </w:r>
      <w:r w:rsidR="00BF4E65" w:rsidRPr="0048256F">
        <w:rPr>
          <w:rFonts w:eastAsia="楷体"/>
          <w:sz w:val="24"/>
          <w:szCs w:val="24"/>
        </w:rPr>
        <w:t>利用</w:t>
      </w:r>
      <w:r w:rsidR="00BF4E65" w:rsidRPr="0048256F">
        <w:rPr>
          <w:rFonts w:eastAsia="楷体"/>
          <w:sz w:val="24"/>
          <w:szCs w:val="24"/>
        </w:rPr>
        <w:t>Python</w:t>
      </w:r>
      <w:r w:rsidR="00BF4E65" w:rsidRPr="0048256F">
        <w:rPr>
          <w:rFonts w:eastAsia="楷体"/>
          <w:sz w:val="24"/>
          <w:szCs w:val="24"/>
        </w:rPr>
        <w:t>连接</w:t>
      </w:r>
      <w:r w:rsidR="00BF4E65" w:rsidRPr="0048256F">
        <w:rPr>
          <w:rFonts w:eastAsia="楷体"/>
          <w:sz w:val="24"/>
          <w:szCs w:val="24"/>
        </w:rPr>
        <w:t>Mathematica kernal</w:t>
      </w:r>
      <w:r w:rsidR="00BF4E65" w:rsidRPr="0048256F">
        <w:rPr>
          <w:rFonts w:eastAsia="楷体"/>
          <w:sz w:val="24"/>
          <w:szCs w:val="24"/>
        </w:rPr>
        <w:t>，求解上述久期方程组，可得计算结果</w:t>
      </w:r>
    </w:p>
    <w:p w14:paraId="2EEB955E" w14:textId="292FFC3B" w:rsidR="00193F7B" w:rsidRPr="0048256F" w:rsidRDefault="00BF4E65" w:rsidP="00F629A4">
      <w:pPr>
        <w:adjustRightInd w:val="0"/>
        <w:snapToGrid w:val="0"/>
        <w:spacing w:line="440" w:lineRule="exact"/>
        <w:ind w:firstLineChars="200" w:firstLine="480"/>
        <w:rPr>
          <w:rFonts w:eastAsia="楷体"/>
          <w:sz w:val="24"/>
          <w:szCs w:val="24"/>
        </w:rPr>
      </w:pPr>
      <w:r w:rsidRPr="0048256F">
        <w:rPr>
          <w:rFonts w:eastAsia="楷体"/>
          <w:sz w:val="24"/>
          <w:szCs w:val="24"/>
        </w:rPr>
        <w:t>如表</w:t>
      </w:r>
      <w:r w:rsidR="00055C63" w:rsidRPr="0048256F">
        <w:rPr>
          <w:rFonts w:eastAsia="楷体" w:hint="eastAsia"/>
          <w:sz w:val="24"/>
          <w:szCs w:val="24"/>
        </w:rPr>
        <w:t>1</w:t>
      </w:r>
      <w:r w:rsidRPr="0048256F">
        <w:rPr>
          <w:rFonts w:eastAsia="楷体"/>
          <w:sz w:val="24"/>
          <w:szCs w:val="24"/>
        </w:rPr>
        <w:t>所示：</w:t>
      </w:r>
    </w:p>
    <w:p w14:paraId="6CA9C89F" w14:textId="77777777" w:rsidR="00E55A39" w:rsidRPr="0048256F" w:rsidRDefault="00E55A39">
      <w:pPr>
        <w:adjustRightInd w:val="0"/>
        <w:snapToGrid w:val="0"/>
        <w:spacing w:line="440" w:lineRule="exact"/>
        <w:rPr>
          <w:rFonts w:eastAsia="楷体"/>
          <w:sz w:val="24"/>
          <w:szCs w:val="24"/>
        </w:rPr>
      </w:pPr>
    </w:p>
    <w:p w14:paraId="60B3DF7F" w14:textId="35A8C552" w:rsidR="00193F7B" w:rsidRPr="0048256F" w:rsidRDefault="00BF4E65" w:rsidP="0052095A">
      <w:pPr>
        <w:adjustRightInd w:val="0"/>
        <w:snapToGrid w:val="0"/>
        <w:spacing w:line="440" w:lineRule="exact"/>
        <w:jc w:val="center"/>
        <w:rPr>
          <w:rFonts w:eastAsia="楷体"/>
          <w:sz w:val="24"/>
          <w:szCs w:val="24"/>
        </w:rPr>
      </w:pPr>
      <w:r w:rsidRPr="0048256F">
        <w:rPr>
          <w:rFonts w:eastAsia="楷体"/>
          <w:sz w:val="24"/>
          <w:szCs w:val="24"/>
        </w:rPr>
        <w:t>表</w:t>
      </w:r>
      <w:r w:rsidRPr="0048256F">
        <w:rPr>
          <w:rFonts w:eastAsia="楷体"/>
          <w:sz w:val="24"/>
          <w:szCs w:val="24"/>
        </w:rPr>
        <w:t xml:space="preserve">1. </w:t>
      </w:r>
      <w:r w:rsidR="009A2DD9" w:rsidRPr="0048256F">
        <w:rPr>
          <w:rFonts w:eastAsia="楷体" w:hint="eastAsia"/>
          <w:sz w:val="24"/>
          <w:szCs w:val="24"/>
        </w:rPr>
        <w:t>未改进的</w:t>
      </w:r>
      <w:r w:rsidRPr="0048256F">
        <w:rPr>
          <w:rFonts w:eastAsia="楷体"/>
          <w:sz w:val="24"/>
          <w:szCs w:val="24"/>
        </w:rPr>
        <w:t>HMO</w:t>
      </w:r>
      <w:r w:rsidRPr="0048256F">
        <w:rPr>
          <w:rFonts w:eastAsia="楷体"/>
          <w:sz w:val="24"/>
          <w:szCs w:val="24"/>
        </w:rPr>
        <w:t>法</w:t>
      </w:r>
      <w:r w:rsidR="001333BA" w:rsidRPr="0048256F">
        <w:rPr>
          <w:rFonts w:eastAsia="楷体" w:hint="eastAsia"/>
          <w:sz w:val="24"/>
          <w:szCs w:val="24"/>
        </w:rPr>
        <w:t>（校正因子全为</w:t>
      </w:r>
      <w:r w:rsidR="001333BA" w:rsidRPr="0048256F">
        <w:rPr>
          <w:rFonts w:eastAsia="楷体" w:hint="eastAsia"/>
          <w:sz w:val="24"/>
          <w:szCs w:val="24"/>
        </w:rPr>
        <w:t>1</w:t>
      </w:r>
      <w:r w:rsidR="001333BA" w:rsidRPr="0048256F">
        <w:rPr>
          <w:rFonts w:eastAsia="楷体" w:hint="eastAsia"/>
          <w:sz w:val="24"/>
          <w:szCs w:val="24"/>
        </w:rPr>
        <w:t>）计算</w:t>
      </w:r>
      <w:proofErr w:type="gramStart"/>
      <w:r w:rsidRPr="0048256F">
        <w:rPr>
          <w:rFonts w:eastAsia="楷体"/>
          <w:sz w:val="24"/>
          <w:szCs w:val="24"/>
        </w:rPr>
        <w:t>萘</w:t>
      </w:r>
      <w:proofErr w:type="gramEnd"/>
      <w:r w:rsidRPr="0048256F">
        <w:rPr>
          <w:rFonts w:eastAsia="楷体"/>
          <w:sz w:val="24"/>
          <w:szCs w:val="24"/>
        </w:rPr>
        <w:t>的久期方程组的解</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654"/>
        <w:gridCol w:w="654"/>
        <w:gridCol w:w="654"/>
        <w:gridCol w:w="654"/>
        <w:gridCol w:w="654"/>
        <w:gridCol w:w="654"/>
        <w:gridCol w:w="654"/>
        <w:gridCol w:w="654"/>
        <w:gridCol w:w="654"/>
        <w:gridCol w:w="654"/>
      </w:tblGrid>
      <w:tr w:rsidR="00193F7B" w:rsidRPr="0048256F" w14:paraId="154D78C2" w14:textId="77777777" w:rsidTr="003943F0">
        <w:trPr>
          <w:trHeight w:val="285"/>
          <w:jc w:val="center"/>
        </w:trPr>
        <w:tc>
          <w:tcPr>
            <w:tcW w:w="0" w:type="auto"/>
            <w:tcBorders>
              <w:top w:val="single" w:sz="4" w:space="0" w:color="auto"/>
              <w:bottom w:val="single" w:sz="4" w:space="0" w:color="auto"/>
            </w:tcBorders>
            <w:noWrap/>
          </w:tcPr>
          <w:p w14:paraId="6F91F95B" w14:textId="77777777" w:rsidR="00193F7B" w:rsidRPr="0048256F" w:rsidRDefault="00BF4E65" w:rsidP="00E40A41">
            <w:pPr>
              <w:widowControl/>
              <w:jc w:val="center"/>
              <w:rPr>
                <w:rFonts w:eastAsia="等线"/>
                <w:color w:val="000000"/>
                <w:kern w:val="0"/>
              </w:rPr>
            </w:pPr>
            <w:r w:rsidRPr="0048256F">
              <w:rPr>
                <w:rFonts w:eastAsia="等线"/>
                <w:color w:val="000000"/>
                <w:kern w:val="0"/>
              </w:rPr>
              <w:t>c1</w:t>
            </w:r>
          </w:p>
        </w:tc>
        <w:tc>
          <w:tcPr>
            <w:tcW w:w="0" w:type="auto"/>
            <w:tcBorders>
              <w:top w:val="single" w:sz="4" w:space="0" w:color="auto"/>
              <w:bottom w:val="single" w:sz="4" w:space="0" w:color="auto"/>
            </w:tcBorders>
            <w:noWrap/>
          </w:tcPr>
          <w:p w14:paraId="4E17F951" w14:textId="77777777" w:rsidR="00193F7B" w:rsidRPr="0048256F" w:rsidRDefault="00BF4E65" w:rsidP="00E40A41">
            <w:pPr>
              <w:widowControl/>
              <w:jc w:val="center"/>
              <w:rPr>
                <w:rFonts w:eastAsia="等线"/>
                <w:color w:val="000000"/>
                <w:kern w:val="0"/>
              </w:rPr>
            </w:pPr>
            <w:r w:rsidRPr="0048256F">
              <w:rPr>
                <w:rFonts w:eastAsia="等线"/>
                <w:color w:val="000000"/>
                <w:kern w:val="0"/>
              </w:rPr>
              <w:t>c2</w:t>
            </w:r>
          </w:p>
        </w:tc>
        <w:tc>
          <w:tcPr>
            <w:tcW w:w="0" w:type="auto"/>
            <w:tcBorders>
              <w:top w:val="single" w:sz="4" w:space="0" w:color="auto"/>
              <w:bottom w:val="single" w:sz="4" w:space="0" w:color="auto"/>
            </w:tcBorders>
            <w:noWrap/>
          </w:tcPr>
          <w:p w14:paraId="08C46994" w14:textId="77777777" w:rsidR="00193F7B" w:rsidRPr="0048256F" w:rsidRDefault="00BF4E65" w:rsidP="00E40A41">
            <w:pPr>
              <w:widowControl/>
              <w:jc w:val="center"/>
              <w:rPr>
                <w:rFonts w:eastAsia="等线"/>
                <w:color w:val="000000"/>
                <w:kern w:val="0"/>
              </w:rPr>
            </w:pPr>
            <w:r w:rsidRPr="0048256F">
              <w:rPr>
                <w:rFonts w:eastAsia="等线"/>
                <w:color w:val="000000"/>
                <w:kern w:val="0"/>
              </w:rPr>
              <w:t>c3</w:t>
            </w:r>
          </w:p>
        </w:tc>
        <w:tc>
          <w:tcPr>
            <w:tcW w:w="0" w:type="auto"/>
            <w:tcBorders>
              <w:top w:val="single" w:sz="4" w:space="0" w:color="auto"/>
              <w:bottom w:val="single" w:sz="4" w:space="0" w:color="auto"/>
            </w:tcBorders>
            <w:noWrap/>
          </w:tcPr>
          <w:p w14:paraId="7212FB60" w14:textId="77777777" w:rsidR="00193F7B" w:rsidRPr="0048256F" w:rsidRDefault="00BF4E65" w:rsidP="00E40A41">
            <w:pPr>
              <w:widowControl/>
              <w:jc w:val="center"/>
              <w:rPr>
                <w:rFonts w:eastAsia="等线"/>
                <w:color w:val="000000"/>
                <w:kern w:val="0"/>
              </w:rPr>
            </w:pPr>
            <w:r w:rsidRPr="0048256F">
              <w:rPr>
                <w:rFonts w:eastAsia="等线"/>
                <w:color w:val="000000"/>
                <w:kern w:val="0"/>
              </w:rPr>
              <w:t>c4</w:t>
            </w:r>
          </w:p>
        </w:tc>
        <w:tc>
          <w:tcPr>
            <w:tcW w:w="0" w:type="auto"/>
            <w:tcBorders>
              <w:top w:val="single" w:sz="4" w:space="0" w:color="auto"/>
              <w:bottom w:val="single" w:sz="4" w:space="0" w:color="auto"/>
            </w:tcBorders>
            <w:noWrap/>
          </w:tcPr>
          <w:p w14:paraId="5D427CF2" w14:textId="77777777" w:rsidR="00193F7B" w:rsidRPr="0048256F" w:rsidRDefault="00BF4E65" w:rsidP="00E40A41">
            <w:pPr>
              <w:widowControl/>
              <w:jc w:val="center"/>
              <w:rPr>
                <w:rFonts w:eastAsia="等线"/>
                <w:color w:val="000000"/>
                <w:kern w:val="0"/>
              </w:rPr>
            </w:pPr>
            <w:r w:rsidRPr="0048256F">
              <w:rPr>
                <w:rFonts w:eastAsia="等线"/>
                <w:color w:val="000000"/>
                <w:kern w:val="0"/>
              </w:rPr>
              <w:t>c5</w:t>
            </w:r>
          </w:p>
        </w:tc>
        <w:tc>
          <w:tcPr>
            <w:tcW w:w="0" w:type="auto"/>
            <w:tcBorders>
              <w:top w:val="single" w:sz="4" w:space="0" w:color="auto"/>
              <w:bottom w:val="single" w:sz="4" w:space="0" w:color="auto"/>
            </w:tcBorders>
            <w:noWrap/>
          </w:tcPr>
          <w:p w14:paraId="5AC03F7B" w14:textId="77777777" w:rsidR="00193F7B" w:rsidRPr="0048256F" w:rsidRDefault="00BF4E65" w:rsidP="00E40A41">
            <w:pPr>
              <w:widowControl/>
              <w:jc w:val="center"/>
              <w:rPr>
                <w:rFonts w:eastAsia="等线"/>
                <w:color w:val="000000"/>
                <w:kern w:val="0"/>
              </w:rPr>
            </w:pPr>
            <w:r w:rsidRPr="0048256F">
              <w:rPr>
                <w:rFonts w:eastAsia="等线"/>
                <w:color w:val="000000"/>
                <w:kern w:val="0"/>
              </w:rPr>
              <w:t>c6</w:t>
            </w:r>
          </w:p>
        </w:tc>
        <w:tc>
          <w:tcPr>
            <w:tcW w:w="0" w:type="auto"/>
            <w:tcBorders>
              <w:top w:val="single" w:sz="4" w:space="0" w:color="auto"/>
              <w:bottom w:val="single" w:sz="4" w:space="0" w:color="auto"/>
            </w:tcBorders>
            <w:noWrap/>
          </w:tcPr>
          <w:p w14:paraId="1C503D48" w14:textId="77777777" w:rsidR="00193F7B" w:rsidRPr="0048256F" w:rsidRDefault="00BF4E65" w:rsidP="00E40A41">
            <w:pPr>
              <w:widowControl/>
              <w:jc w:val="center"/>
              <w:rPr>
                <w:rFonts w:eastAsia="等线"/>
                <w:color w:val="000000"/>
                <w:kern w:val="0"/>
              </w:rPr>
            </w:pPr>
            <w:r w:rsidRPr="0048256F">
              <w:rPr>
                <w:rFonts w:eastAsia="等线"/>
                <w:color w:val="000000"/>
                <w:kern w:val="0"/>
              </w:rPr>
              <w:t>c7</w:t>
            </w:r>
          </w:p>
        </w:tc>
        <w:tc>
          <w:tcPr>
            <w:tcW w:w="0" w:type="auto"/>
            <w:tcBorders>
              <w:top w:val="single" w:sz="4" w:space="0" w:color="auto"/>
              <w:bottom w:val="single" w:sz="4" w:space="0" w:color="auto"/>
            </w:tcBorders>
            <w:noWrap/>
          </w:tcPr>
          <w:p w14:paraId="4D4BC6B3" w14:textId="77777777" w:rsidR="00193F7B" w:rsidRPr="0048256F" w:rsidRDefault="00BF4E65" w:rsidP="00E40A41">
            <w:pPr>
              <w:widowControl/>
              <w:jc w:val="center"/>
              <w:rPr>
                <w:rFonts w:eastAsia="等线"/>
                <w:color w:val="000000"/>
                <w:kern w:val="0"/>
              </w:rPr>
            </w:pPr>
            <w:r w:rsidRPr="0048256F">
              <w:rPr>
                <w:rFonts w:eastAsia="等线"/>
                <w:color w:val="000000"/>
                <w:kern w:val="0"/>
              </w:rPr>
              <w:t>c8</w:t>
            </w:r>
          </w:p>
        </w:tc>
        <w:tc>
          <w:tcPr>
            <w:tcW w:w="0" w:type="auto"/>
            <w:tcBorders>
              <w:top w:val="single" w:sz="4" w:space="0" w:color="auto"/>
              <w:bottom w:val="single" w:sz="4" w:space="0" w:color="auto"/>
            </w:tcBorders>
            <w:noWrap/>
          </w:tcPr>
          <w:p w14:paraId="6F12AF2B" w14:textId="77777777" w:rsidR="00193F7B" w:rsidRPr="0048256F" w:rsidRDefault="00BF4E65" w:rsidP="00E40A41">
            <w:pPr>
              <w:widowControl/>
              <w:jc w:val="center"/>
              <w:rPr>
                <w:rFonts w:eastAsia="等线"/>
                <w:color w:val="000000"/>
                <w:kern w:val="0"/>
              </w:rPr>
            </w:pPr>
            <w:r w:rsidRPr="0048256F">
              <w:rPr>
                <w:rFonts w:eastAsia="等线"/>
                <w:color w:val="000000"/>
                <w:kern w:val="0"/>
              </w:rPr>
              <w:t>c9</w:t>
            </w:r>
          </w:p>
        </w:tc>
        <w:tc>
          <w:tcPr>
            <w:tcW w:w="0" w:type="auto"/>
            <w:tcBorders>
              <w:top w:val="single" w:sz="4" w:space="0" w:color="auto"/>
              <w:bottom w:val="single" w:sz="4" w:space="0" w:color="auto"/>
            </w:tcBorders>
            <w:noWrap/>
          </w:tcPr>
          <w:p w14:paraId="3AD70546" w14:textId="77777777" w:rsidR="00193F7B" w:rsidRPr="0048256F" w:rsidRDefault="00BF4E65" w:rsidP="00E40A41">
            <w:pPr>
              <w:widowControl/>
              <w:jc w:val="center"/>
              <w:rPr>
                <w:rFonts w:eastAsia="等线"/>
                <w:color w:val="000000"/>
                <w:kern w:val="0"/>
              </w:rPr>
            </w:pPr>
            <w:r w:rsidRPr="0048256F">
              <w:rPr>
                <w:rFonts w:eastAsia="等线"/>
                <w:color w:val="000000"/>
                <w:kern w:val="0"/>
              </w:rPr>
              <w:t>c10</w:t>
            </w:r>
          </w:p>
        </w:tc>
        <w:tc>
          <w:tcPr>
            <w:tcW w:w="0" w:type="auto"/>
            <w:tcBorders>
              <w:top w:val="single" w:sz="4" w:space="0" w:color="auto"/>
              <w:bottom w:val="single" w:sz="4" w:space="0" w:color="auto"/>
            </w:tcBorders>
            <w:noWrap/>
          </w:tcPr>
          <w:p w14:paraId="65F2239F" w14:textId="77777777" w:rsidR="00193F7B" w:rsidRPr="0048256F" w:rsidRDefault="00BF4E65" w:rsidP="00E40A41">
            <w:pPr>
              <w:widowControl/>
              <w:jc w:val="center"/>
              <w:rPr>
                <w:rFonts w:eastAsia="等线"/>
                <w:color w:val="000000"/>
                <w:kern w:val="0"/>
              </w:rPr>
            </w:pPr>
            <w:r w:rsidRPr="0048256F">
              <w:rPr>
                <w:rFonts w:eastAsia="等线"/>
                <w:color w:val="000000"/>
                <w:kern w:val="0"/>
              </w:rPr>
              <w:t>x</w:t>
            </w:r>
          </w:p>
        </w:tc>
      </w:tr>
      <w:tr w:rsidR="00193F7B" w:rsidRPr="0048256F" w14:paraId="5C149361" w14:textId="77777777" w:rsidTr="003943F0">
        <w:trPr>
          <w:trHeight w:val="285"/>
          <w:jc w:val="center"/>
        </w:trPr>
        <w:tc>
          <w:tcPr>
            <w:tcW w:w="0" w:type="auto"/>
            <w:tcBorders>
              <w:top w:val="single" w:sz="4" w:space="0" w:color="auto"/>
            </w:tcBorders>
            <w:noWrap/>
          </w:tcPr>
          <w:p w14:paraId="581E76D4" w14:textId="6A2FA870"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41</w:t>
            </w:r>
          </w:p>
        </w:tc>
        <w:tc>
          <w:tcPr>
            <w:tcW w:w="0" w:type="auto"/>
            <w:tcBorders>
              <w:top w:val="single" w:sz="4" w:space="0" w:color="auto"/>
            </w:tcBorders>
            <w:noWrap/>
          </w:tcPr>
          <w:p w14:paraId="23C18061" w14:textId="415DCB92"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41</w:t>
            </w:r>
          </w:p>
        </w:tc>
        <w:tc>
          <w:tcPr>
            <w:tcW w:w="0" w:type="auto"/>
            <w:tcBorders>
              <w:top w:val="single" w:sz="4" w:space="0" w:color="auto"/>
            </w:tcBorders>
            <w:noWrap/>
          </w:tcPr>
          <w:p w14:paraId="5166C927" w14:textId="465775AF"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tcBorders>
              <w:top w:val="single" w:sz="4" w:space="0" w:color="auto"/>
            </w:tcBorders>
            <w:noWrap/>
          </w:tcPr>
          <w:p w14:paraId="6F3FB4AF" w14:textId="0CF05C2A"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tcBorders>
              <w:top w:val="single" w:sz="4" w:space="0" w:color="auto"/>
            </w:tcBorders>
            <w:noWrap/>
          </w:tcPr>
          <w:p w14:paraId="7A037D67" w14:textId="22981091"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tcBorders>
              <w:top w:val="single" w:sz="4" w:space="0" w:color="auto"/>
            </w:tcBorders>
            <w:noWrap/>
          </w:tcPr>
          <w:p w14:paraId="72EEE4E8" w14:textId="3B9E3118"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tcBorders>
              <w:top w:val="single" w:sz="4" w:space="0" w:color="auto"/>
            </w:tcBorders>
            <w:noWrap/>
          </w:tcPr>
          <w:p w14:paraId="51D0884C" w14:textId="089D0BCF"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tcBorders>
              <w:top w:val="single" w:sz="4" w:space="0" w:color="auto"/>
            </w:tcBorders>
            <w:noWrap/>
          </w:tcPr>
          <w:p w14:paraId="4809BABA" w14:textId="64E659A8"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tcBorders>
              <w:top w:val="single" w:sz="4" w:space="0" w:color="auto"/>
            </w:tcBorders>
            <w:noWrap/>
          </w:tcPr>
          <w:p w14:paraId="384D59B9" w14:textId="3825223F"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tcBorders>
              <w:top w:val="single" w:sz="4" w:space="0" w:color="auto"/>
            </w:tcBorders>
            <w:noWrap/>
          </w:tcPr>
          <w:p w14:paraId="0A77D41E" w14:textId="195C3C2A"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tcBorders>
              <w:top w:val="single" w:sz="4" w:space="0" w:color="auto"/>
            </w:tcBorders>
            <w:noWrap/>
          </w:tcPr>
          <w:p w14:paraId="3211486F" w14:textId="55380FB7" w:rsidR="00193F7B" w:rsidRPr="0048256F" w:rsidRDefault="00BF4E65" w:rsidP="00E40A41">
            <w:pPr>
              <w:widowControl/>
              <w:jc w:val="center"/>
              <w:rPr>
                <w:rFonts w:eastAsia="等线"/>
                <w:color w:val="000000"/>
                <w:kern w:val="0"/>
              </w:rPr>
            </w:pPr>
            <w:r w:rsidRPr="0048256F">
              <w:rPr>
                <w:rFonts w:eastAsia="等线"/>
                <w:color w:val="000000"/>
                <w:kern w:val="0"/>
              </w:rPr>
              <w:t>-1.00</w:t>
            </w:r>
          </w:p>
        </w:tc>
      </w:tr>
      <w:tr w:rsidR="00193F7B" w:rsidRPr="0048256F" w14:paraId="48C0376C" w14:textId="77777777" w:rsidTr="003943F0">
        <w:trPr>
          <w:trHeight w:val="285"/>
          <w:jc w:val="center"/>
        </w:trPr>
        <w:tc>
          <w:tcPr>
            <w:tcW w:w="0" w:type="auto"/>
            <w:noWrap/>
          </w:tcPr>
          <w:p w14:paraId="1C66CDE7" w14:textId="244A85A8"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41</w:t>
            </w:r>
          </w:p>
        </w:tc>
        <w:tc>
          <w:tcPr>
            <w:tcW w:w="0" w:type="auto"/>
            <w:noWrap/>
          </w:tcPr>
          <w:p w14:paraId="2EF5CC58" w14:textId="59F631A8"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41</w:t>
            </w:r>
          </w:p>
        </w:tc>
        <w:tc>
          <w:tcPr>
            <w:tcW w:w="0" w:type="auto"/>
            <w:noWrap/>
          </w:tcPr>
          <w:p w14:paraId="26AD1301" w14:textId="54DBD9A4"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58BEC855" w14:textId="0516AC93"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noWrap/>
          </w:tcPr>
          <w:p w14:paraId="2A183CD9" w14:textId="3EC05707"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7EE30DBF" w14:textId="360CA944"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noWrap/>
          </w:tcPr>
          <w:p w14:paraId="67934C13" w14:textId="5E8EF2FF"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noWrap/>
          </w:tcPr>
          <w:p w14:paraId="18DA6021" w14:textId="600F7AB0"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0CA682B2" w14:textId="19FF8FC0"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1</w:t>
            </w:r>
          </w:p>
        </w:tc>
        <w:tc>
          <w:tcPr>
            <w:tcW w:w="0" w:type="auto"/>
            <w:noWrap/>
          </w:tcPr>
          <w:p w14:paraId="6AF09CAF" w14:textId="3C1ECD1F"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2BB7E45B" w14:textId="773BEC8B" w:rsidR="00193F7B" w:rsidRPr="0048256F" w:rsidRDefault="00BF4E65" w:rsidP="00E40A41">
            <w:pPr>
              <w:widowControl/>
              <w:jc w:val="center"/>
              <w:rPr>
                <w:rFonts w:eastAsia="等线"/>
                <w:color w:val="000000"/>
                <w:kern w:val="0"/>
              </w:rPr>
            </w:pPr>
            <w:r w:rsidRPr="0048256F">
              <w:rPr>
                <w:rFonts w:eastAsia="等线"/>
                <w:color w:val="000000"/>
                <w:kern w:val="0"/>
              </w:rPr>
              <w:t>1.00</w:t>
            </w:r>
          </w:p>
        </w:tc>
      </w:tr>
      <w:tr w:rsidR="00193F7B" w:rsidRPr="0048256F" w14:paraId="21A026DC" w14:textId="77777777" w:rsidTr="003943F0">
        <w:trPr>
          <w:trHeight w:val="285"/>
          <w:jc w:val="center"/>
        </w:trPr>
        <w:tc>
          <w:tcPr>
            <w:tcW w:w="0" w:type="auto"/>
            <w:noWrap/>
          </w:tcPr>
          <w:p w14:paraId="111B0533" w14:textId="113939BB"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43</w:t>
            </w:r>
          </w:p>
        </w:tc>
        <w:tc>
          <w:tcPr>
            <w:tcW w:w="0" w:type="auto"/>
            <w:noWrap/>
          </w:tcPr>
          <w:p w14:paraId="54A33CA2" w14:textId="5B68638B"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43</w:t>
            </w:r>
          </w:p>
        </w:tc>
        <w:tc>
          <w:tcPr>
            <w:tcW w:w="0" w:type="auto"/>
            <w:noWrap/>
          </w:tcPr>
          <w:p w14:paraId="1559FB28" w14:textId="4EBFB691"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3804DB03" w14:textId="51E73215"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2D52E5BF" w14:textId="73D784E7"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60449A30" w14:textId="722E6F8C"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42DC206B" w14:textId="2D0D003F"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11D481D0" w14:textId="44BE11A2"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2084D358" w14:textId="63896C5A"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22AC9516" w14:textId="71DB3F30"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51E036B9" w14:textId="690A0D9A" w:rsidR="00193F7B" w:rsidRPr="0048256F" w:rsidRDefault="00BF4E65" w:rsidP="00E40A41">
            <w:pPr>
              <w:widowControl/>
              <w:jc w:val="center"/>
              <w:rPr>
                <w:rFonts w:eastAsia="等线"/>
                <w:color w:val="000000"/>
                <w:kern w:val="0"/>
              </w:rPr>
            </w:pPr>
            <w:r w:rsidRPr="0048256F">
              <w:rPr>
                <w:rFonts w:eastAsia="等线"/>
                <w:color w:val="000000"/>
                <w:kern w:val="0"/>
              </w:rPr>
              <w:t>-1.6</w:t>
            </w:r>
            <w:r w:rsidR="00E40A41" w:rsidRPr="0048256F">
              <w:rPr>
                <w:rFonts w:eastAsia="等线"/>
                <w:color w:val="000000"/>
                <w:kern w:val="0"/>
              </w:rPr>
              <w:t>2</w:t>
            </w:r>
          </w:p>
        </w:tc>
      </w:tr>
      <w:tr w:rsidR="00193F7B" w:rsidRPr="0048256F" w14:paraId="1BF6F9BD" w14:textId="77777777" w:rsidTr="003943F0">
        <w:trPr>
          <w:trHeight w:val="285"/>
          <w:jc w:val="center"/>
        </w:trPr>
        <w:tc>
          <w:tcPr>
            <w:tcW w:w="0" w:type="auto"/>
            <w:noWrap/>
          </w:tcPr>
          <w:p w14:paraId="17FF7C9F" w14:textId="2BCBC82C"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26</w:t>
            </w:r>
          </w:p>
        </w:tc>
        <w:tc>
          <w:tcPr>
            <w:tcW w:w="0" w:type="auto"/>
            <w:noWrap/>
          </w:tcPr>
          <w:p w14:paraId="3F5CAA2A" w14:textId="43CAFE40"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60F8F542" w14:textId="5D88B4EA" w:rsidR="00193F7B" w:rsidRPr="0048256F" w:rsidRDefault="00BF4E65" w:rsidP="00E40A41">
            <w:pPr>
              <w:widowControl/>
              <w:jc w:val="center"/>
              <w:rPr>
                <w:rFonts w:eastAsia="等线"/>
                <w:color w:val="000000"/>
                <w:kern w:val="0"/>
              </w:rPr>
            </w:pPr>
            <w:r w:rsidRPr="0048256F">
              <w:rPr>
                <w:rFonts w:eastAsia="等线"/>
                <w:color w:val="000000"/>
                <w:kern w:val="0"/>
              </w:rPr>
              <w:t>-0.</w:t>
            </w:r>
            <w:r w:rsidR="005979FD" w:rsidRPr="0048256F">
              <w:rPr>
                <w:rFonts w:eastAsia="等线"/>
                <w:color w:val="000000"/>
                <w:kern w:val="0"/>
              </w:rPr>
              <w:t>43</w:t>
            </w:r>
          </w:p>
        </w:tc>
        <w:tc>
          <w:tcPr>
            <w:tcW w:w="0" w:type="auto"/>
            <w:noWrap/>
          </w:tcPr>
          <w:p w14:paraId="49E5C350" w14:textId="2D792FB0"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0E82A1D7" w14:textId="2E127832"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44877D69" w14:textId="75A9C8B3"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1CE309DA" w14:textId="4A493FB3"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4CFDA877" w14:textId="4CE10A6F"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3A34C6E1" w14:textId="78D53ABA"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15BE83ED" w14:textId="4FFF37E1"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48D7DAF0" w14:textId="68752A0E" w:rsidR="00193F7B" w:rsidRPr="0048256F" w:rsidRDefault="00BF4E65" w:rsidP="00E40A41">
            <w:pPr>
              <w:widowControl/>
              <w:jc w:val="center"/>
              <w:rPr>
                <w:rFonts w:eastAsia="等线"/>
                <w:color w:val="000000"/>
                <w:kern w:val="0"/>
              </w:rPr>
            </w:pPr>
            <w:r w:rsidRPr="0048256F">
              <w:rPr>
                <w:rFonts w:eastAsia="等线"/>
                <w:color w:val="000000"/>
                <w:kern w:val="0"/>
              </w:rPr>
              <w:t>-0.6</w:t>
            </w:r>
            <w:r w:rsidR="00E40A41" w:rsidRPr="0048256F">
              <w:rPr>
                <w:rFonts w:eastAsia="等线"/>
                <w:color w:val="000000"/>
                <w:kern w:val="0"/>
              </w:rPr>
              <w:t>2</w:t>
            </w:r>
          </w:p>
        </w:tc>
      </w:tr>
      <w:tr w:rsidR="00193F7B" w:rsidRPr="0048256F" w14:paraId="6E1A76B7" w14:textId="77777777" w:rsidTr="003943F0">
        <w:trPr>
          <w:trHeight w:val="285"/>
          <w:jc w:val="center"/>
        </w:trPr>
        <w:tc>
          <w:tcPr>
            <w:tcW w:w="0" w:type="auto"/>
            <w:noWrap/>
          </w:tcPr>
          <w:p w14:paraId="6CD78540" w14:textId="199B7E9E"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231FCDEE" w14:textId="3E24D7D1"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162BE9AC" w14:textId="04AA9EC0"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2DB02688" w14:textId="1D274789"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59C2E7FA" w14:textId="1599EDC2"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254A40FB" w14:textId="484DEC93"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2CABAAE3" w14:textId="637EF895"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50C787CD" w14:textId="0BCB7F9C"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11B1AC4D" w14:textId="4CFEAAB5"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682BBDDE" w14:textId="1ABCCBB2"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711FDAD1" w14:textId="4C0541B2" w:rsidR="00193F7B" w:rsidRPr="0048256F" w:rsidRDefault="00BF4E65" w:rsidP="00E40A41">
            <w:pPr>
              <w:widowControl/>
              <w:jc w:val="center"/>
              <w:rPr>
                <w:rFonts w:eastAsia="等线"/>
                <w:color w:val="000000"/>
                <w:kern w:val="0"/>
              </w:rPr>
            </w:pPr>
            <w:r w:rsidRPr="0048256F">
              <w:rPr>
                <w:rFonts w:eastAsia="等线"/>
                <w:color w:val="000000"/>
                <w:kern w:val="0"/>
              </w:rPr>
              <w:t>0.6</w:t>
            </w:r>
            <w:r w:rsidR="00E40A41" w:rsidRPr="0048256F">
              <w:rPr>
                <w:rFonts w:eastAsia="等线"/>
                <w:color w:val="000000"/>
                <w:kern w:val="0"/>
              </w:rPr>
              <w:t>2</w:t>
            </w:r>
          </w:p>
        </w:tc>
      </w:tr>
      <w:tr w:rsidR="00193F7B" w:rsidRPr="0048256F" w14:paraId="78237A00" w14:textId="77777777" w:rsidTr="003943F0">
        <w:trPr>
          <w:trHeight w:val="285"/>
          <w:jc w:val="center"/>
        </w:trPr>
        <w:tc>
          <w:tcPr>
            <w:tcW w:w="0" w:type="auto"/>
            <w:noWrap/>
          </w:tcPr>
          <w:p w14:paraId="08492ED0" w14:textId="7D5520E0"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7A959D6D" w14:textId="04D6C3DE"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58C563D2" w14:textId="2098DEA1"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279347A2" w14:textId="06F00905"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582FCB3F" w14:textId="4D42EBEA"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3C950EF9" w14:textId="608ACFAC" w:rsidR="00193F7B" w:rsidRPr="0048256F" w:rsidRDefault="00BF4E65" w:rsidP="00E40A41">
            <w:pPr>
              <w:widowControl/>
              <w:jc w:val="center"/>
              <w:rPr>
                <w:rFonts w:eastAsia="等线"/>
                <w:color w:val="000000"/>
                <w:kern w:val="0"/>
              </w:rPr>
            </w:pPr>
            <w:r w:rsidRPr="0048256F">
              <w:rPr>
                <w:rFonts w:eastAsia="等线"/>
                <w:color w:val="000000"/>
                <w:kern w:val="0"/>
              </w:rPr>
              <w:t>0.4</w:t>
            </w:r>
            <w:r w:rsidR="00E40A41" w:rsidRPr="0048256F">
              <w:rPr>
                <w:rFonts w:eastAsia="等线"/>
                <w:color w:val="000000"/>
                <w:kern w:val="0"/>
              </w:rPr>
              <w:t>3</w:t>
            </w:r>
          </w:p>
        </w:tc>
        <w:tc>
          <w:tcPr>
            <w:tcW w:w="0" w:type="auto"/>
            <w:noWrap/>
          </w:tcPr>
          <w:p w14:paraId="3D6C2D31" w14:textId="40637076" w:rsidR="00193F7B" w:rsidRPr="0048256F" w:rsidRDefault="00BF4E65" w:rsidP="00E40A41">
            <w:pPr>
              <w:widowControl/>
              <w:jc w:val="center"/>
              <w:rPr>
                <w:rFonts w:eastAsia="等线"/>
                <w:color w:val="000000"/>
                <w:kern w:val="0"/>
              </w:rPr>
            </w:pPr>
            <w:r w:rsidRPr="0048256F">
              <w:rPr>
                <w:rFonts w:eastAsia="等线"/>
                <w:color w:val="000000"/>
                <w:kern w:val="0"/>
              </w:rPr>
              <w:t>-0.43</w:t>
            </w:r>
          </w:p>
        </w:tc>
        <w:tc>
          <w:tcPr>
            <w:tcW w:w="0" w:type="auto"/>
            <w:noWrap/>
          </w:tcPr>
          <w:p w14:paraId="7A0E7642" w14:textId="71AF976D"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17DBAA6E" w14:textId="3D980877" w:rsidR="00193F7B" w:rsidRPr="0048256F" w:rsidRDefault="00BF4E65" w:rsidP="00E40A41">
            <w:pPr>
              <w:widowControl/>
              <w:jc w:val="center"/>
              <w:rPr>
                <w:rFonts w:eastAsia="等线"/>
                <w:color w:val="000000"/>
                <w:kern w:val="0"/>
              </w:rPr>
            </w:pPr>
            <w:r w:rsidRPr="0048256F">
              <w:rPr>
                <w:rFonts w:eastAsia="等线"/>
                <w:color w:val="000000"/>
                <w:kern w:val="0"/>
              </w:rPr>
              <w:t>0.00</w:t>
            </w:r>
          </w:p>
        </w:tc>
        <w:tc>
          <w:tcPr>
            <w:tcW w:w="0" w:type="auto"/>
            <w:noWrap/>
          </w:tcPr>
          <w:p w14:paraId="6125F987" w14:textId="03B15D71" w:rsidR="00193F7B" w:rsidRPr="0048256F" w:rsidRDefault="00BF4E65" w:rsidP="00E40A41">
            <w:pPr>
              <w:widowControl/>
              <w:jc w:val="center"/>
              <w:rPr>
                <w:rFonts w:eastAsia="等线"/>
                <w:color w:val="000000"/>
                <w:kern w:val="0"/>
              </w:rPr>
            </w:pPr>
            <w:r w:rsidRPr="0048256F">
              <w:rPr>
                <w:rFonts w:eastAsia="等线"/>
                <w:color w:val="000000"/>
                <w:kern w:val="0"/>
              </w:rPr>
              <w:t>-0.26</w:t>
            </w:r>
          </w:p>
        </w:tc>
        <w:tc>
          <w:tcPr>
            <w:tcW w:w="0" w:type="auto"/>
            <w:noWrap/>
          </w:tcPr>
          <w:p w14:paraId="08E29965" w14:textId="5B7BE30D" w:rsidR="00193F7B" w:rsidRPr="0048256F" w:rsidRDefault="00BF4E65" w:rsidP="00E40A41">
            <w:pPr>
              <w:widowControl/>
              <w:jc w:val="center"/>
              <w:rPr>
                <w:rFonts w:eastAsia="等线"/>
                <w:color w:val="000000"/>
                <w:kern w:val="0"/>
              </w:rPr>
            </w:pPr>
            <w:r w:rsidRPr="0048256F">
              <w:rPr>
                <w:rFonts w:eastAsia="等线"/>
                <w:color w:val="000000"/>
                <w:kern w:val="0"/>
              </w:rPr>
              <w:t>1.6</w:t>
            </w:r>
            <w:r w:rsidR="00E40A41" w:rsidRPr="0048256F">
              <w:rPr>
                <w:rFonts w:eastAsia="等线"/>
                <w:color w:val="000000"/>
                <w:kern w:val="0"/>
              </w:rPr>
              <w:t>2</w:t>
            </w:r>
          </w:p>
        </w:tc>
      </w:tr>
      <w:tr w:rsidR="00193F7B" w:rsidRPr="0048256F" w14:paraId="087639BA" w14:textId="77777777" w:rsidTr="003943F0">
        <w:trPr>
          <w:trHeight w:val="285"/>
          <w:jc w:val="center"/>
        </w:trPr>
        <w:tc>
          <w:tcPr>
            <w:tcW w:w="0" w:type="auto"/>
            <w:noWrap/>
          </w:tcPr>
          <w:p w14:paraId="040C48B1" w14:textId="45DB3B65"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664D56FC" w14:textId="1666E7C9"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400EF397" w14:textId="23A186C7"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18A3ACDE" w14:textId="4196CBC6" w:rsidR="00193F7B" w:rsidRPr="0048256F" w:rsidRDefault="00BF4E65" w:rsidP="00E40A41">
            <w:pPr>
              <w:widowControl/>
              <w:jc w:val="center"/>
              <w:rPr>
                <w:rFonts w:eastAsia="等线"/>
                <w:color w:val="000000"/>
                <w:kern w:val="0"/>
              </w:rPr>
            </w:pPr>
            <w:r w:rsidRPr="0048256F">
              <w:rPr>
                <w:rFonts w:eastAsia="等线"/>
                <w:color w:val="000000"/>
                <w:kern w:val="0"/>
              </w:rPr>
              <w:t>0.46</w:t>
            </w:r>
          </w:p>
        </w:tc>
        <w:tc>
          <w:tcPr>
            <w:tcW w:w="0" w:type="auto"/>
            <w:noWrap/>
          </w:tcPr>
          <w:p w14:paraId="5A2B7F4A" w14:textId="1B6151F1"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51BF0E07" w14:textId="1AD6F2E4"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2989FBB6" w14:textId="599E523D"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2D8A2E70" w14:textId="7EDB637F"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292456CE" w14:textId="595CE135" w:rsidR="00193F7B" w:rsidRPr="0048256F" w:rsidRDefault="00BF4E65" w:rsidP="00E40A41">
            <w:pPr>
              <w:widowControl/>
              <w:jc w:val="center"/>
              <w:rPr>
                <w:rFonts w:eastAsia="等线"/>
                <w:color w:val="000000"/>
                <w:kern w:val="0"/>
              </w:rPr>
            </w:pPr>
            <w:r w:rsidRPr="0048256F">
              <w:rPr>
                <w:rFonts w:eastAsia="等线"/>
                <w:color w:val="000000"/>
                <w:kern w:val="0"/>
              </w:rPr>
              <w:t>0.46</w:t>
            </w:r>
          </w:p>
        </w:tc>
        <w:tc>
          <w:tcPr>
            <w:tcW w:w="0" w:type="auto"/>
            <w:noWrap/>
          </w:tcPr>
          <w:p w14:paraId="7222E7B0" w14:textId="525DD242"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401F3663" w14:textId="00B62FDF" w:rsidR="00193F7B" w:rsidRPr="0048256F" w:rsidRDefault="00BF4E65" w:rsidP="00E40A41">
            <w:pPr>
              <w:widowControl/>
              <w:jc w:val="center"/>
              <w:rPr>
                <w:rFonts w:eastAsia="等线"/>
                <w:color w:val="000000"/>
                <w:kern w:val="0"/>
              </w:rPr>
            </w:pPr>
            <w:r w:rsidRPr="0048256F">
              <w:rPr>
                <w:rFonts w:eastAsia="等线"/>
                <w:color w:val="000000"/>
                <w:kern w:val="0"/>
              </w:rPr>
              <w:t>-2.30</w:t>
            </w:r>
          </w:p>
        </w:tc>
      </w:tr>
      <w:tr w:rsidR="00193F7B" w:rsidRPr="0048256F" w14:paraId="46AAF372" w14:textId="77777777" w:rsidTr="003943F0">
        <w:trPr>
          <w:trHeight w:val="285"/>
          <w:jc w:val="center"/>
        </w:trPr>
        <w:tc>
          <w:tcPr>
            <w:tcW w:w="0" w:type="auto"/>
            <w:noWrap/>
          </w:tcPr>
          <w:p w14:paraId="3A914C2B" w14:textId="06825BA6"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7323DEEA" w14:textId="54D1F9BF"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422BBA48" w14:textId="7E2C2818" w:rsidR="00193F7B" w:rsidRPr="0048256F" w:rsidRDefault="00BF4E65" w:rsidP="00E40A41">
            <w:pPr>
              <w:widowControl/>
              <w:jc w:val="center"/>
              <w:rPr>
                <w:rFonts w:eastAsia="等线"/>
                <w:color w:val="000000"/>
                <w:kern w:val="0"/>
              </w:rPr>
            </w:pPr>
            <w:r w:rsidRPr="0048256F">
              <w:rPr>
                <w:rFonts w:eastAsia="等线"/>
                <w:color w:val="000000"/>
                <w:kern w:val="0"/>
              </w:rPr>
              <w:t>-0.</w:t>
            </w:r>
            <w:r w:rsidR="00AA54CE" w:rsidRPr="0048256F">
              <w:rPr>
                <w:rFonts w:eastAsia="等线"/>
                <w:color w:val="000000"/>
                <w:kern w:val="0"/>
              </w:rPr>
              <w:t>40</w:t>
            </w:r>
          </w:p>
        </w:tc>
        <w:tc>
          <w:tcPr>
            <w:tcW w:w="0" w:type="auto"/>
            <w:noWrap/>
          </w:tcPr>
          <w:p w14:paraId="22963EFD" w14:textId="11B32A56" w:rsidR="00193F7B" w:rsidRPr="0048256F" w:rsidRDefault="00BF4E65" w:rsidP="00E40A41">
            <w:pPr>
              <w:widowControl/>
              <w:jc w:val="center"/>
              <w:rPr>
                <w:rFonts w:eastAsia="等线"/>
                <w:color w:val="000000"/>
                <w:kern w:val="0"/>
              </w:rPr>
            </w:pPr>
            <w:r w:rsidRPr="0048256F">
              <w:rPr>
                <w:rFonts w:eastAsia="等线"/>
                <w:color w:val="000000"/>
                <w:kern w:val="0"/>
              </w:rPr>
              <w:t>-0.35</w:t>
            </w:r>
          </w:p>
        </w:tc>
        <w:tc>
          <w:tcPr>
            <w:tcW w:w="0" w:type="auto"/>
            <w:noWrap/>
          </w:tcPr>
          <w:p w14:paraId="78FB39C9" w14:textId="7D75DE37" w:rsidR="00193F7B" w:rsidRPr="0048256F" w:rsidRDefault="00BF4E65" w:rsidP="00E40A41">
            <w:pPr>
              <w:widowControl/>
              <w:jc w:val="center"/>
              <w:rPr>
                <w:rFonts w:eastAsia="等线"/>
                <w:color w:val="000000"/>
                <w:kern w:val="0"/>
              </w:rPr>
            </w:pPr>
            <w:r w:rsidRPr="0048256F">
              <w:rPr>
                <w:rFonts w:eastAsia="等线"/>
                <w:color w:val="000000"/>
                <w:kern w:val="0"/>
              </w:rPr>
              <w:t>-0.</w:t>
            </w:r>
            <w:r w:rsidR="00E40A41" w:rsidRPr="0048256F">
              <w:rPr>
                <w:rFonts w:eastAsia="等线"/>
                <w:color w:val="000000"/>
                <w:kern w:val="0"/>
              </w:rPr>
              <w:t>40</w:t>
            </w:r>
          </w:p>
        </w:tc>
        <w:tc>
          <w:tcPr>
            <w:tcW w:w="0" w:type="auto"/>
            <w:noWrap/>
          </w:tcPr>
          <w:p w14:paraId="58E4D7F8" w14:textId="37BFE5BD"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5E3E19FC" w14:textId="10258F14"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0F77D109" w14:textId="4F5AF324" w:rsidR="00193F7B" w:rsidRPr="0048256F" w:rsidRDefault="00BF4E65" w:rsidP="00E40A41">
            <w:pPr>
              <w:widowControl/>
              <w:jc w:val="center"/>
              <w:rPr>
                <w:rFonts w:eastAsia="等线"/>
                <w:color w:val="000000"/>
                <w:kern w:val="0"/>
              </w:rPr>
            </w:pPr>
            <w:r w:rsidRPr="0048256F">
              <w:rPr>
                <w:rFonts w:eastAsia="等线"/>
                <w:color w:val="000000"/>
                <w:kern w:val="0"/>
              </w:rPr>
              <w:t>0.</w:t>
            </w:r>
            <w:r w:rsidR="00E40A41" w:rsidRPr="0048256F">
              <w:rPr>
                <w:rFonts w:eastAsia="等线"/>
                <w:color w:val="000000"/>
                <w:kern w:val="0"/>
              </w:rPr>
              <w:t>40</w:t>
            </w:r>
          </w:p>
        </w:tc>
        <w:tc>
          <w:tcPr>
            <w:tcW w:w="0" w:type="auto"/>
            <w:noWrap/>
          </w:tcPr>
          <w:p w14:paraId="029AFCBF" w14:textId="6F2E7DD3" w:rsidR="00193F7B" w:rsidRPr="0048256F" w:rsidRDefault="00BF4E65" w:rsidP="00E40A41">
            <w:pPr>
              <w:widowControl/>
              <w:jc w:val="center"/>
              <w:rPr>
                <w:rFonts w:eastAsia="等线"/>
                <w:color w:val="000000"/>
                <w:kern w:val="0"/>
              </w:rPr>
            </w:pPr>
            <w:r w:rsidRPr="0048256F">
              <w:rPr>
                <w:rFonts w:eastAsia="等线"/>
                <w:color w:val="000000"/>
                <w:kern w:val="0"/>
              </w:rPr>
              <w:t>0.35</w:t>
            </w:r>
          </w:p>
        </w:tc>
        <w:tc>
          <w:tcPr>
            <w:tcW w:w="0" w:type="auto"/>
            <w:noWrap/>
          </w:tcPr>
          <w:p w14:paraId="0EDEE0E4" w14:textId="6D43854D" w:rsidR="00193F7B" w:rsidRPr="0048256F" w:rsidRDefault="00BF4E65" w:rsidP="00E40A41">
            <w:pPr>
              <w:widowControl/>
              <w:jc w:val="center"/>
              <w:rPr>
                <w:rFonts w:eastAsia="等线"/>
                <w:color w:val="000000"/>
                <w:kern w:val="0"/>
              </w:rPr>
            </w:pPr>
            <w:r w:rsidRPr="0048256F">
              <w:rPr>
                <w:rFonts w:eastAsia="等线"/>
                <w:color w:val="000000"/>
                <w:kern w:val="0"/>
              </w:rPr>
              <w:t>0.</w:t>
            </w:r>
            <w:r w:rsidR="00E40A41" w:rsidRPr="0048256F">
              <w:rPr>
                <w:rFonts w:eastAsia="等线"/>
                <w:color w:val="000000"/>
                <w:kern w:val="0"/>
              </w:rPr>
              <w:t>40</w:t>
            </w:r>
          </w:p>
        </w:tc>
        <w:tc>
          <w:tcPr>
            <w:tcW w:w="0" w:type="auto"/>
            <w:noWrap/>
          </w:tcPr>
          <w:p w14:paraId="17663278" w14:textId="68572832" w:rsidR="00193F7B" w:rsidRPr="0048256F" w:rsidRDefault="00BF4E65" w:rsidP="00E40A41">
            <w:pPr>
              <w:widowControl/>
              <w:jc w:val="center"/>
              <w:rPr>
                <w:rFonts w:eastAsia="等线"/>
                <w:color w:val="000000"/>
                <w:kern w:val="0"/>
              </w:rPr>
            </w:pPr>
            <w:r w:rsidRPr="0048256F">
              <w:rPr>
                <w:rFonts w:eastAsia="等线"/>
                <w:color w:val="000000"/>
                <w:kern w:val="0"/>
              </w:rPr>
              <w:t>-1.30</w:t>
            </w:r>
          </w:p>
        </w:tc>
      </w:tr>
      <w:tr w:rsidR="00193F7B" w:rsidRPr="0048256F" w14:paraId="50101102" w14:textId="77777777" w:rsidTr="003943F0">
        <w:trPr>
          <w:trHeight w:val="285"/>
          <w:jc w:val="center"/>
        </w:trPr>
        <w:tc>
          <w:tcPr>
            <w:tcW w:w="0" w:type="auto"/>
            <w:noWrap/>
          </w:tcPr>
          <w:p w14:paraId="274A2BB1" w14:textId="5202AD7F"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637ADF85" w14:textId="61DF7680"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7BDDD052" w14:textId="45555405" w:rsidR="00193F7B" w:rsidRPr="0048256F" w:rsidRDefault="00BF4E65" w:rsidP="00E40A41">
            <w:pPr>
              <w:widowControl/>
              <w:jc w:val="center"/>
              <w:rPr>
                <w:rFonts w:eastAsia="等线"/>
                <w:color w:val="000000"/>
                <w:kern w:val="0"/>
              </w:rPr>
            </w:pPr>
            <w:r w:rsidRPr="0048256F">
              <w:rPr>
                <w:rFonts w:eastAsia="等线"/>
                <w:color w:val="000000"/>
                <w:kern w:val="0"/>
              </w:rPr>
              <w:t>-0.</w:t>
            </w:r>
            <w:r w:rsidR="00AA54CE" w:rsidRPr="0048256F">
              <w:rPr>
                <w:rFonts w:eastAsia="等线"/>
                <w:color w:val="000000"/>
                <w:kern w:val="0"/>
              </w:rPr>
              <w:t>40</w:t>
            </w:r>
          </w:p>
        </w:tc>
        <w:tc>
          <w:tcPr>
            <w:tcW w:w="0" w:type="auto"/>
            <w:noWrap/>
          </w:tcPr>
          <w:p w14:paraId="078DE649" w14:textId="1B119A1E" w:rsidR="00193F7B" w:rsidRPr="0048256F" w:rsidRDefault="00BF4E65" w:rsidP="00E40A41">
            <w:pPr>
              <w:widowControl/>
              <w:jc w:val="center"/>
              <w:rPr>
                <w:rFonts w:eastAsia="等线"/>
                <w:color w:val="000000"/>
                <w:kern w:val="0"/>
              </w:rPr>
            </w:pPr>
            <w:r w:rsidRPr="0048256F">
              <w:rPr>
                <w:rFonts w:eastAsia="等线"/>
                <w:color w:val="000000"/>
                <w:kern w:val="0"/>
              </w:rPr>
              <w:t>0.35</w:t>
            </w:r>
          </w:p>
        </w:tc>
        <w:tc>
          <w:tcPr>
            <w:tcW w:w="0" w:type="auto"/>
            <w:noWrap/>
          </w:tcPr>
          <w:p w14:paraId="69C821CF" w14:textId="1472164E" w:rsidR="00193F7B" w:rsidRPr="0048256F" w:rsidRDefault="00BF4E65" w:rsidP="00E40A41">
            <w:pPr>
              <w:widowControl/>
              <w:jc w:val="center"/>
              <w:rPr>
                <w:rFonts w:eastAsia="等线"/>
                <w:color w:val="000000"/>
                <w:kern w:val="0"/>
              </w:rPr>
            </w:pPr>
            <w:r w:rsidRPr="0048256F">
              <w:rPr>
                <w:rFonts w:eastAsia="等线"/>
                <w:color w:val="000000"/>
                <w:kern w:val="0"/>
              </w:rPr>
              <w:t>-0.</w:t>
            </w:r>
            <w:r w:rsidR="00E40A41" w:rsidRPr="0048256F">
              <w:rPr>
                <w:rFonts w:eastAsia="等线"/>
                <w:color w:val="000000"/>
                <w:kern w:val="0"/>
              </w:rPr>
              <w:t>40</w:t>
            </w:r>
          </w:p>
        </w:tc>
        <w:tc>
          <w:tcPr>
            <w:tcW w:w="0" w:type="auto"/>
            <w:noWrap/>
          </w:tcPr>
          <w:p w14:paraId="3DC5F13E" w14:textId="5E133BF2"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6DC4B8B4" w14:textId="02608307" w:rsidR="00193F7B" w:rsidRPr="0048256F" w:rsidRDefault="00BF4E65" w:rsidP="00E40A41">
            <w:pPr>
              <w:widowControl/>
              <w:jc w:val="center"/>
              <w:rPr>
                <w:rFonts w:eastAsia="等线"/>
                <w:color w:val="000000"/>
                <w:kern w:val="0"/>
              </w:rPr>
            </w:pPr>
            <w:r w:rsidRPr="0048256F">
              <w:rPr>
                <w:rFonts w:eastAsia="等线"/>
                <w:color w:val="000000"/>
                <w:kern w:val="0"/>
              </w:rPr>
              <w:t>0.17</w:t>
            </w:r>
          </w:p>
        </w:tc>
        <w:tc>
          <w:tcPr>
            <w:tcW w:w="0" w:type="auto"/>
            <w:noWrap/>
          </w:tcPr>
          <w:p w14:paraId="2EEEC1C9" w14:textId="1695E843" w:rsidR="00193F7B" w:rsidRPr="0048256F" w:rsidRDefault="00BF4E65" w:rsidP="00E40A41">
            <w:pPr>
              <w:widowControl/>
              <w:jc w:val="center"/>
              <w:rPr>
                <w:rFonts w:eastAsia="等线"/>
                <w:color w:val="000000"/>
                <w:kern w:val="0"/>
              </w:rPr>
            </w:pPr>
            <w:r w:rsidRPr="0048256F">
              <w:rPr>
                <w:rFonts w:eastAsia="等线"/>
                <w:color w:val="000000"/>
                <w:kern w:val="0"/>
              </w:rPr>
              <w:t>-0.</w:t>
            </w:r>
            <w:r w:rsidR="00E40A41" w:rsidRPr="0048256F">
              <w:rPr>
                <w:rFonts w:eastAsia="等线"/>
                <w:color w:val="000000"/>
                <w:kern w:val="0"/>
              </w:rPr>
              <w:t>40</w:t>
            </w:r>
          </w:p>
        </w:tc>
        <w:tc>
          <w:tcPr>
            <w:tcW w:w="0" w:type="auto"/>
            <w:noWrap/>
          </w:tcPr>
          <w:p w14:paraId="188D012E" w14:textId="5B3A5B08" w:rsidR="00193F7B" w:rsidRPr="0048256F" w:rsidRDefault="00BF4E65" w:rsidP="00E40A41">
            <w:pPr>
              <w:widowControl/>
              <w:jc w:val="center"/>
              <w:rPr>
                <w:rFonts w:eastAsia="等线"/>
                <w:color w:val="000000"/>
                <w:kern w:val="0"/>
              </w:rPr>
            </w:pPr>
            <w:r w:rsidRPr="0048256F">
              <w:rPr>
                <w:rFonts w:eastAsia="等线"/>
                <w:color w:val="000000"/>
                <w:kern w:val="0"/>
              </w:rPr>
              <w:t>0.35</w:t>
            </w:r>
          </w:p>
        </w:tc>
        <w:tc>
          <w:tcPr>
            <w:tcW w:w="0" w:type="auto"/>
            <w:noWrap/>
          </w:tcPr>
          <w:p w14:paraId="74730E49" w14:textId="6529B229" w:rsidR="00193F7B" w:rsidRPr="0048256F" w:rsidRDefault="00BF4E65" w:rsidP="00E40A41">
            <w:pPr>
              <w:widowControl/>
              <w:jc w:val="center"/>
              <w:rPr>
                <w:rFonts w:eastAsia="等线"/>
                <w:color w:val="000000"/>
                <w:kern w:val="0"/>
              </w:rPr>
            </w:pPr>
            <w:r w:rsidRPr="0048256F">
              <w:rPr>
                <w:rFonts w:eastAsia="等线"/>
                <w:color w:val="000000"/>
                <w:kern w:val="0"/>
              </w:rPr>
              <w:t>-0.</w:t>
            </w:r>
            <w:r w:rsidR="00E40A41" w:rsidRPr="0048256F">
              <w:rPr>
                <w:rFonts w:eastAsia="等线"/>
                <w:color w:val="000000"/>
                <w:kern w:val="0"/>
              </w:rPr>
              <w:t>40</w:t>
            </w:r>
          </w:p>
        </w:tc>
        <w:tc>
          <w:tcPr>
            <w:tcW w:w="0" w:type="auto"/>
            <w:noWrap/>
          </w:tcPr>
          <w:p w14:paraId="7CF7F8C8" w14:textId="72ADEA1E" w:rsidR="00193F7B" w:rsidRPr="0048256F" w:rsidRDefault="00BF4E65" w:rsidP="00E40A41">
            <w:pPr>
              <w:widowControl/>
              <w:jc w:val="center"/>
              <w:rPr>
                <w:rFonts w:eastAsia="等线"/>
                <w:color w:val="000000"/>
                <w:kern w:val="0"/>
              </w:rPr>
            </w:pPr>
            <w:r w:rsidRPr="0048256F">
              <w:rPr>
                <w:rFonts w:eastAsia="等线"/>
                <w:color w:val="000000"/>
                <w:kern w:val="0"/>
              </w:rPr>
              <w:t>1.30</w:t>
            </w:r>
          </w:p>
        </w:tc>
      </w:tr>
      <w:tr w:rsidR="00193F7B" w:rsidRPr="0048256F" w14:paraId="3602E10E" w14:textId="77777777" w:rsidTr="003943F0">
        <w:trPr>
          <w:trHeight w:val="285"/>
          <w:jc w:val="center"/>
        </w:trPr>
        <w:tc>
          <w:tcPr>
            <w:tcW w:w="0" w:type="auto"/>
            <w:noWrap/>
          </w:tcPr>
          <w:p w14:paraId="1369596A" w14:textId="4BC6B1D6"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4B97E943" w14:textId="20A12A46"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1DDC7A32" w14:textId="75852FB6"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2E489540" w14:textId="0D521FBB" w:rsidR="00193F7B" w:rsidRPr="0048256F" w:rsidRDefault="00BF4E65" w:rsidP="00E40A41">
            <w:pPr>
              <w:widowControl/>
              <w:jc w:val="center"/>
              <w:rPr>
                <w:rFonts w:eastAsia="等线"/>
                <w:color w:val="000000"/>
                <w:kern w:val="0"/>
              </w:rPr>
            </w:pPr>
            <w:r w:rsidRPr="0048256F">
              <w:rPr>
                <w:rFonts w:eastAsia="等线"/>
                <w:color w:val="000000"/>
                <w:kern w:val="0"/>
              </w:rPr>
              <w:t>-0.46</w:t>
            </w:r>
          </w:p>
        </w:tc>
        <w:tc>
          <w:tcPr>
            <w:tcW w:w="0" w:type="auto"/>
            <w:noWrap/>
          </w:tcPr>
          <w:p w14:paraId="31927DDC" w14:textId="4ABD726B"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5BF330F2" w14:textId="11A85ED2"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1BA98D75" w14:textId="78F65096" w:rsidR="00193F7B" w:rsidRPr="0048256F" w:rsidRDefault="00BF4E65" w:rsidP="00E40A41">
            <w:pPr>
              <w:widowControl/>
              <w:jc w:val="center"/>
              <w:rPr>
                <w:rFonts w:eastAsia="等线"/>
                <w:color w:val="000000"/>
                <w:kern w:val="0"/>
              </w:rPr>
            </w:pPr>
            <w:r w:rsidRPr="0048256F">
              <w:rPr>
                <w:rFonts w:eastAsia="等线"/>
                <w:color w:val="000000"/>
                <w:kern w:val="0"/>
              </w:rPr>
              <w:t>0.23</w:t>
            </w:r>
          </w:p>
        </w:tc>
        <w:tc>
          <w:tcPr>
            <w:tcW w:w="0" w:type="auto"/>
            <w:noWrap/>
          </w:tcPr>
          <w:p w14:paraId="52A4774D" w14:textId="2A09168C"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0A81AEDA" w14:textId="68C328A1" w:rsidR="00193F7B" w:rsidRPr="0048256F" w:rsidRDefault="00BF4E65" w:rsidP="00E40A41">
            <w:pPr>
              <w:widowControl/>
              <w:jc w:val="center"/>
              <w:rPr>
                <w:rFonts w:eastAsia="等线"/>
                <w:color w:val="000000"/>
                <w:kern w:val="0"/>
              </w:rPr>
            </w:pPr>
            <w:r w:rsidRPr="0048256F">
              <w:rPr>
                <w:rFonts w:eastAsia="等线"/>
                <w:color w:val="000000"/>
                <w:kern w:val="0"/>
              </w:rPr>
              <w:t>0.46</w:t>
            </w:r>
          </w:p>
        </w:tc>
        <w:tc>
          <w:tcPr>
            <w:tcW w:w="0" w:type="auto"/>
            <w:noWrap/>
          </w:tcPr>
          <w:p w14:paraId="2C1D878F" w14:textId="0D52CE44" w:rsidR="00193F7B" w:rsidRPr="0048256F" w:rsidRDefault="00BF4E65" w:rsidP="00E40A41">
            <w:pPr>
              <w:widowControl/>
              <w:jc w:val="center"/>
              <w:rPr>
                <w:rFonts w:eastAsia="等线"/>
                <w:color w:val="000000"/>
                <w:kern w:val="0"/>
              </w:rPr>
            </w:pPr>
            <w:r w:rsidRPr="0048256F">
              <w:rPr>
                <w:rFonts w:eastAsia="等线"/>
                <w:color w:val="000000"/>
                <w:kern w:val="0"/>
              </w:rPr>
              <w:t>-0.30</w:t>
            </w:r>
          </w:p>
        </w:tc>
        <w:tc>
          <w:tcPr>
            <w:tcW w:w="0" w:type="auto"/>
            <w:noWrap/>
          </w:tcPr>
          <w:p w14:paraId="03E652CB" w14:textId="14FB720B" w:rsidR="00193F7B" w:rsidRPr="0048256F" w:rsidRDefault="00BF4E65" w:rsidP="00E40A41">
            <w:pPr>
              <w:widowControl/>
              <w:jc w:val="center"/>
              <w:rPr>
                <w:rFonts w:eastAsia="等线"/>
                <w:color w:val="000000"/>
                <w:kern w:val="0"/>
              </w:rPr>
            </w:pPr>
            <w:r w:rsidRPr="0048256F">
              <w:rPr>
                <w:rFonts w:eastAsia="等线"/>
                <w:color w:val="000000"/>
                <w:kern w:val="0"/>
              </w:rPr>
              <w:t>2.30</w:t>
            </w:r>
          </w:p>
        </w:tc>
      </w:tr>
    </w:tbl>
    <w:p w14:paraId="2780AF7A" w14:textId="77777777" w:rsidR="00193F7B" w:rsidRPr="0048256F" w:rsidRDefault="00193F7B" w:rsidP="00E40A41">
      <w:pPr>
        <w:adjustRightInd w:val="0"/>
        <w:snapToGrid w:val="0"/>
        <w:spacing w:line="440" w:lineRule="exact"/>
        <w:ind w:firstLineChars="200" w:firstLine="480"/>
        <w:jc w:val="center"/>
        <w:rPr>
          <w:rFonts w:eastAsia="楷体"/>
          <w:sz w:val="24"/>
          <w:szCs w:val="24"/>
        </w:rPr>
      </w:pPr>
    </w:p>
    <w:p w14:paraId="0F399DFA" w14:textId="608362D4" w:rsidR="00FC6D5C" w:rsidRPr="0048256F" w:rsidRDefault="00D77CCF" w:rsidP="00FC6D5C">
      <w:pPr>
        <w:adjustRightInd w:val="0"/>
        <w:snapToGrid w:val="0"/>
        <w:spacing w:line="440" w:lineRule="exact"/>
        <w:ind w:leftChars="100" w:left="210" w:firstLineChars="100" w:firstLine="240"/>
        <w:rPr>
          <w:rFonts w:eastAsia="楷体"/>
          <w:sz w:val="24"/>
          <w:szCs w:val="24"/>
        </w:rPr>
      </w:pPr>
      <w:r w:rsidRPr="0048256F">
        <w:rPr>
          <w:rFonts w:eastAsia="楷体"/>
          <w:sz w:val="24"/>
          <w:szCs w:val="24"/>
        </w:rPr>
        <w:lastRenderedPageBreak/>
        <w:t>5)</w:t>
      </w:r>
      <w:r w:rsidR="00FC6D5C" w:rsidRPr="0048256F">
        <w:rPr>
          <w:rFonts w:eastAsia="楷体"/>
          <w:sz w:val="24"/>
          <w:szCs w:val="24"/>
        </w:rPr>
        <w:t xml:space="preserve"> </w:t>
      </w:r>
      <w:r w:rsidR="00BF4E65" w:rsidRPr="0048256F">
        <w:rPr>
          <w:rFonts w:eastAsia="楷体" w:hint="eastAsia"/>
          <w:sz w:val="24"/>
          <w:szCs w:val="24"/>
        </w:rPr>
        <w:t>对于表</w:t>
      </w:r>
      <w:r w:rsidR="00BF4E65" w:rsidRPr="0048256F">
        <w:rPr>
          <w:rFonts w:eastAsia="楷体" w:hint="eastAsia"/>
          <w:sz w:val="24"/>
          <w:szCs w:val="24"/>
        </w:rPr>
        <w:t>1</w:t>
      </w:r>
      <w:r w:rsidR="00BF4E65" w:rsidRPr="0048256F">
        <w:rPr>
          <w:rFonts w:eastAsia="楷体" w:hint="eastAsia"/>
          <w:sz w:val="24"/>
          <w:szCs w:val="24"/>
        </w:rPr>
        <w:t>中</w:t>
      </w:r>
      <w:r w:rsidR="00BF4E65" w:rsidRPr="0048256F">
        <w:rPr>
          <w:rFonts w:eastAsia="楷体" w:hint="eastAsia"/>
          <w:sz w:val="24"/>
          <w:szCs w:val="24"/>
        </w:rPr>
        <w:t>5</w:t>
      </w:r>
      <w:r w:rsidR="00BF4E65" w:rsidRPr="0048256F">
        <w:rPr>
          <w:rFonts w:eastAsia="楷体" w:hint="eastAsia"/>
          <w:sz w:val="24"/>
          <w:szCs w:val="24"/>
        </w:rPr>
        <w:t>个能级较低（</w:t>
      </w:r>
      <w:r w:rsidR="00BF4E65" w:rsidRPr="0048256F">
        <w:rPr>
          <w:rFonts w:eastAsia="楷体" w:hint="eastAsia"/>
          <w:sz w:val="24"/>
          <w:szCs w:val="24"/>
        </w:rPr>
        <w:t>x</w:t>
      </w:r>
      <w:r w:rsidR="00BF4E65" w:rsidRPr="0048256F">
        <w:rPr>
          <w:rFonts w:eastAsia="楷体" w:hint="eastAsia"/>
          <w:sz w:val="24"/>
          <w:szCs w:val="24"/>
        </w:rPr>
        <w:t>越小能级越低）的占据分子轨道，进一</w:t>
      </w:r>
    </w:p>
    <w:p w14:paraId="0ED8A98C" w14:textId="59774E88" w:rsidR="00193F7B" w:rsidRPr="0048256F" w:rsidRDefault="00BF4E65" w:rsidP="00F629A4">
      <w:pPr>
        <w:adjustRightInd w:val="0"/>
        <w:snapToGrid w:val="0"/>
        <w:spacing w:line="440" w:lineRule="exact"/>
        <w:ind w:firstLineChars="200" w:firstLine="480"/>
        <w:rPr>
          <w:rFonts w:eastAsia="楷体"/>
          <w:sz w:val="24"/>
          <w:szCs w:val="24"/>
        </w:rPr>
      </w:pPr>
      <w:proofErr w:type="gramStart"/>
      <w:r w:rsidRPr="0048256F">
        <w:rPr>
          <w:rFonts w:eastAsia="楷体" w:hint="eastAsia"/>
          <w:sz w:val="24"/>
          <w:szCs w:val="24"/>
        </w:rPr>
        <w:t>步根据</w:t>
      </w:r>
      <w:proofErr w:type="gramEnd"/>
      <w:r w:rsidR="00E55A39" w:rsidRPr="0048256F">
        <w:rPr>
          <w:rFonts w:eastAsia="楷体"/>
          <w:sz w:val="24"/>
          <w:szCs w:val="24"/>
        </w:rPr>
        <w:t>π</w:t>
      </w:r>
      <w:r w:rsidRPr="0048256F">
        <w:rPr>
          <w:rFonts w:eastAsia="楷体" w:hint="eastAsia"/>
          <w:sz w:val="24"/>
          <w:szCs w:val="24"/>
        </w:rPr>
        <w:t>键键级公式计算得键级，如表</w:t>
      </w:r>
      <w:r w:rsidRPr="0048256F">
        <w:rPr>
          <w:rFonts w:eastAsia="楷体" w:hint="eastAsia"/>
          <w:sz w:val="24"/>
          <w:szCs w:val="24"/>
        </w:rPr>
        <w:t>2</w:t>
      </w:r>
      <w:r w:rsidRPr="0048256F">
        <w:rPr>
          <w:rFonts w:eastAsia="楷体" w:hint="eastAsia"/>
          <w:sz w:val="24"/>
          <w:szCs w:val="24"/>
        </w:rPr>
        <w:t>所示：</w:t>
      </w:r>
    </w:p>
    <w:p w14:paraId="6A318DC6" w14:textId="77777777" w:rsidR="00E55A39" w:rsidRPr="0048256F" w:rsidRDefault="00E55A39" w:rsidP="00E55A39">
      <w:pPr>
        <w:adjustRightInd w:val="0"/>
        <w:snapToGrid w:val="0"/>
        <w:spacing w:line="440" w:lineRule="exact"/>
        <w:ind w:firstLineChars="200" w:firstLine="480"/>
        <w:rPr>
          <w:rFonts w:eastAsia="楷体"/>
          <w:sz w:val="24"/>
          <w:szCs w:val="24"/>
        </w:rPr>
      </w:pPr>
    </w:p>
    <w:p w14:paraId="28ED2B9D" w14:textId="76F703FF" w:rsidR="00193F7B" w:rsidRPr="0048256F" w:rsidRDefault="00BF4E65" w:rsidP="0052095A">
      <w:pPr>
        <w:adjustRightInd w:val="0"/>
        <w:snapToGrid w:val="0"/>
        <w:spacing w:line="440" w:lineRule="exact"/>
        <w:jc w:val="center"/>
        <w:rPr>
          <w:rFonts w:eastAsia="楷体"/>
          <w:sz w:val="24"/>
          <w:szCs w:val="24"/>
        </w:rPr>
      </w:pPr>
      <w:r w:rsidRPr="0048256F">
        <w:rPr>
          <w:rFonts w:eastAsia="楷体" w:hint="eastAsia"/>
          <w:sz w:val="24"/>
          <w:szCs w:val="24"/>
        </w:rPr>
        <w:t>表</w:t>
      </w:r>
      <w:r w:rsidRPr="0048256F">
        <w:rPr>
          <w:rFonts w:eastAsia="楷体" w:hint="eastAsia"/>
          <w:sz w:val="24"/>
          <w:szCs w:val="24"/>
        </w:rPr>
        <w:t>2.</w:t>
      </w:r>
      <w:r w:rsidR="009A2DD9" w:rsidRPr="0048256F">
        <w:rPr>
          <w:rFonts w:eastAsia="楷体"/>
          <w:sz w:val="24"/>
          <w:szCs w:val="24"/>
        </w:rPr>
        <w:t xml:space="preserve"> </w:t>
      </w:r>
      <w:r w:rsidR="009A2DD9" w:rsidRPr="0048256F">
        <w:rPr>
          <w:rFonts w:eastAsia="楷体" w:hint="eastAsia"/>
          <w:sz w:val="24"/>
          <w:szCs w:val="24"/>
        </w:rPr>
        <w:t>未改进的</w:t>
      </w:r>
      <w:r w:rsidRPr="0048256F">
        <w:rPr>
          <w:rFonts w:eastAsia="楷体" w:hint="eastAsia"/>
          <w:sz w:val="24"/>
          <w:szCs w:val="24"/>
        </w:rPr>
        <w:t>HMO</w:t>
      </w:r>
      <w:r w:rsidRPr="0048256F">
        <w:rPr>
          <w:rFonts w:eastAsia="楷体" w:hint="eastAsia"/>
          <w:sz w:val="24"/>
          <w:szCs w:val="24"/>
        </w:rPr>
        <w:t>法</w:t>
      </w:r>
      <w:r w:rsidR="001333BA" w:rsidRPr="0048256F">
        <w:rPr>
          <w:rFonts w:eastAsia="楷体" w:hint="eastAsia"/>
          <w:sz w:val="24"/>
          <w:szCs w:val="24"/>
        </w:rPr>
        <w:t>（校正因子全为</w:t>
      </w:r>
      <w:r w:rsidR="001333BA" w:rsidRPr="0048256F">
        <w:rPr>
          <w:rFonts w:eastAsia="楷体" w:hint="eastAsia"/>
          <w:sz w:val="24"/>
          <w:szCs w:val="24"/>
        </w:rPr>
        <w:t>1</w:t>
      </w:r>
      <w:r w:rsidR="001333BA" w:rsidRPr="0048256F">
        <w:rPr>
          <w:rFonts w:eastAsia="楷体" w:hint="eastAsia"/>
          <w:sz w:val="24"/>
          <w:szCs w:val="24"/>
        </w:rPr>
        <w:t>）</w:t>
      </w:r>
      <w:r w:rsidRPr="0048256F">
        <w:rPr>
          <w:rFonts w:eastAsia="楷体" w:hint="eastAsia"/>
          <w:sz w:val="24"/>
          <w:szCs w:val="24"/>
        </w:rPr>
        <w:t>计算所得</w:t>
      </w:r>
      <w:r w:rsidR="00E55A39" w:rsidRPr="0048256F">
        <w:rPr>
          <w:rFonts w:eastAsia="楷体"/>
          <w:sz w:val="24"/>
          <w:szCs w:val="24"/>
        </w:rPr>
        <w:t>π</w:t>
      </w:r>
      <w:r w:rsidRPr="0048256F">
        <w:rPr>
          <w:rFonts w:eastAsia="楷体" w:hint="eastAsia"/>
          <w:sz w:val="24"/>
          <w:szCs w:val="24"/>
        </w:rPr>
        <w:t>键键级</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584"/>
        <w:gridCol w:w="584"/>
        <w:gridCol w:w="584"/>
        <w:gridCol w:w="584"/>
        <w:gridCol w:w="584"/>
        <w:gridCol w:w="584"/>
        <w:gridCol w:w="584"/>
        <w:gridCol w:w="584"/>
        <w:gridCol w:w="601"/>
        <w:gridCol w:w="601"/>
        <w:gridCol w:w="584"/>
      </w:tblGrid>
      <w:tr w:rsidR="00193F7B" w:rsidRPr="0048256F" w14:paraId="5D033C72" w14:textId="77777777" w:rsidTr="003943F0">
        <w:trPr>
          <w:trHeight w:val="285"/>
          <w:jc w:val="center"/>
        </w:trPr>
        <w:tc>
          <w:tcPr>
            <w:tcW w:w="0" w:type="auto"/>
            <w:tcBorders>
              <w:top w:val="single" w:sz="4" w:space="0" w:color="auto"/>
              <w:bottom w:val="single" w:sz="4" w:space="0" w:color="auto"/>
            </w:tcBorders>
            <w:noWrap/>
            <w:vAlign w:val="center"/>
          </w:tcPr>
          <w:p w14:paraId="2DAEF204" w14:textId="77777777" w:rsidR="00193F7B" w:rsidRPr="0048256F" w:rsidRDefault="00BF4E65">
            <w:pPr>
              <w:widowControl/>
              <w:jc w:val="center"/>
              <w:rPr>
                <w:rFonts w:eastAsia="楷体"/>
                <w:color w:val="000000"/>
                <w:kern w:val="0"/>
              </w:rPr>
            </w:pPr>
            <w:r w:rsidRPr="0048256F">
              <w:rPr>
                <w:rFonts w:eastAsia="楷体"/>
                <w:color w:val="000000"/>
                <w:kern w:val="0"/>
              </w:rPr>
              <w:t>键</w:t>
            </w:r>
          </w:p>
        </w:tc>
        <w:tc>
          <w:tcPr>
            <w:tcW w:w="0" w:type="auto"/>
            <w:tcBorders>
              <w:top w:val="single" w:sz="4" w:space="0" w:color="auto"/>
              <w:bottom w:val="single" w:sz="4" w:space="0" w:color="auto"/>
            </w:tcBorders>
            <w:noWrap/>
            <w:vAlign w:val="center"/>
          </w:tcPr>
          <w:p w14:paraId="2B873DF9" w14:textId="77777777" w:rsidR="00193F7B" w:rsidRPr="0048256F" w:rsidRDefault="00BF4E65">
            <w:pPr>
              <w:widowControl/>
              <w:jc w:val="center"/>
              <w:rPr>
                <w:rFonts w:eastAsia="楷体"/>
                <w:color w:val="000000"/>
                <w:kern w:val="0"/>
              </w:rPr>
            </w:pPr>
            <w:r w:rsidRPr="0048256F">
              <w:rPr>
                <w:rFonts w:eastAsia="楷体"/>
                <w:color w:val="000000"/>
                <w:kern w:val="0"/>
              </w:rPr>
              <w:t>1-2</w:t>
            </w:r>
          </w:p>
        </w:tc>
        <w:tc>
          <w:tcPr>
            <w:tcW w:w="0" w:type="auto"/>
            <w:tcBorders>
              <w:top w:val="single" w:sz="4" w:space="0" w:color="auto"/>
              <w:bottom w:val="single" w:sz="4" w:space="0" w:color="auto"/>
            </w:tcBorders>
            <w:noWrap/>
            <w:vAlign w:val="center"/>
          </w:tcPr>
          <w:p w14:paraId="7E614DF9" w14:textId="77777777" w:rsidR="00193F7B" w:rsidRPr="0048256F" w:rsidRDefault="00BF4E65">
            <w:pPr>
              <w:widowControl/>
              <w:jc w:val="center"/>
              <w:rPr>
                <w:rFonts w:eastAsia="楷体"/>
                <w:color w:val="000000"/>
                <w:kern w:val="0"/>
              </w:rPr>
            </w:pPr>
            <w:r w:rsidRPr="0048256F">
              <w:rPr>
                <w:rFonts w:eastAsia="楷体"/>
                <w:color w:val="000000"/>
                <w:kern w:val="0"/>
              </w:rPr>
              <w:t>2-3</w:t>
            </w:r>
          </w:p>
        </w:tc>
        <w:tc>
          <w:tcPr>
            <w:tcW w:w="0" w:type="auto"/>
            <w:tcBorders>
              <w:top w:val="single" w:sz="4" w:space="0" w:color="auto"/>
              <w:bottom w:val="single" w:sz="4" w:space="0" w:color="auto"/>
            </w:tcBorders>
            <w:noWrap/>
            <w:vAlign w:val="center"/>
          </w:tcPr>
          <w:p w14:paraId="75F94576" w14:textId="77777777" w:rsidR="00193F7B" w:rsidRPr="0048256F" w:rsidRDefault="00BF4E65">
            <w:pPr>
              <w:widowControl/>
              <w:jc w:val="center"/>
              <w:rPr>
                <w:rFonts w:eastAsia="楷体"/>
                <w:color w:val="000000"/>
                <w:kern w:val="0"/>
              </w:rPr>
            </w:pPr>
            <w:r w:rsidRPr="0048256F">
              <w:rPr>
                <w:rFonts w:eastAsia="楷体"/>
                <w:color w:val="000000"/>
                <w:kern w:val="0"/>
              </w:rPr>
              <w:t>3-4</w:t>
            </w:r>
          </w:p>
        </w:tc>
        <w:tc>
          <w:tcPr>
            <w:tcW w:w="0" w:type="auto"/>
            <w:tcBorders>
              <w:top w:val="single" w:sz="4" w:space="0" w:color="auto"/>
              <w:bottom w:val="single" w:sz="4" w:space="0" w:color="auto"/>
            </w:tcBorders>
            <w:noWrap/>
            <w:vAlign w:val="center"/>
          </w:tcPr>
          <w:p w14:paraId="76EAB161" w14:textId="77777777" w:rsidR="00193F7B" w:rsidRPr="0048256F" w:rsidRDefault="00BF4E65">
            <w:pPr>
              <w:widowControl/>
              <w:jc w:val="center"/>
              <w:rPr>
                <w:rFonts w:eastAsia="楷体"/>
                <w:color w:val="000000"/>
                <w:kern w:val="0"/>
              </w:rPr>
            </w:pPr>
            <w:r w:rsidRPr="0048256F">
              <w:rPr>
                <w:rFonts w:eastAsia="楷体"/>
                <w:color w:val="000000"/>
                <w:kern w:val="0"/>
              </w:rPr>
              <w:t>4-5</w:t>
            </w:r>
          </w:p>
        </w:tc>
        <w:tc>
          <w:tcPr>
            <w:tcW w:w="0" w:type="auto"/>
            <w:tcBorders>
              <w:top w:val="single" w:sz="4" w:space="0" w:color="auto"/>
              <w:bottom w:val="single" w:sz="4" w:space="0" w:color="auto"/>
            </w:tcBorders>
            <w:noWrap/>
            <w:vAlign w:val="center"/>
          </w:tcPr>
          <w:p w14:paraId="24A3DDA3" w14:textId="77777777" w:rsidR="00193F7B" w:rsidRPr="0048256F" w:rsidRDefault="00BF4E65">
            <w:pPr>
              <w:widowControl/>
              <w:jc w:val="center"/>
              <w:rPr>
                <w:rFonts w:eastAsia="楷体"/>
                <w:color w:val="000000"/>
                <w:kern w:val="0"/>
              </w:rPr>
            </w:pPr>
            <w:r w:rsidRPr="0048256F">
              <w:rPr>
                <w:rFonts w:eastAsia="楷体"/>
                <w:color w:val="000000"/>
                <w:kern w:val="0"/>
              </w:rPr>
              <w:t>5-6</w:t>
            </w:r>
          </w:p>
        </w:tc>
        <w:tc>
          <w:tcPr>
            <w:tcW w:w="0" w:type="auto"/>
            <w:tcBorders>
              <w:top w:val="single" w:sz="4" w:space="0" w:color="auto"/>
              <w:bottom w:val="single" w:sz="4" w:space="0" w:color="auto"/>
            </w:tcBorders>
            <w:noWrap/>
            <w:vAlign w:val="center"/>
          </w:tcPr>
          <w:p w14:paraId="3D7A7262" w14:textId="77777777" w:rsidR="00193F7B" w:rsidRPr="0048256F" w:rsidRDefault="00BF4E65">
            <w:pPr>
              <w:widowControl/>
              <w:jc w:val="center"/>
              <w:rPr>
                <w:rFonts w:eastAsia="楷体"/>
                <w:color w:val="000000"/>
                <w:kern w:val="0"/>
              </w:rPr>
            </w:pPr>
            <w:r w:rsidRPr="0048256F">
              <w:rPr>
                <w:rFonts w:eastAsia="楷体"/>
                <w:color w:val="000000"/>
                <w:kern w:val="0"/>
              </w:rPr>
              <w:t>6-7</w:t>
            </w:r>
          </w:p>
        </w:tc>
        <w:tc>
          <w:tcPr>
            <w:tcW w:w="0" w:type="auto"/>
            <w:tcBorders>
              <w:top w:val="single" w:sz="4" w:space="0" w:color="auto"/>
              <w:bottom w:val="single" w:sz="4" w:space="0" w:color="auto"/>
            </w:tcBorders>
            <w:noWrap/>
            <w:vAlign w:val="center"/>
          </w:tcPr>
          <w:p w14:paraId="1D82EDF9" w14:textId="77777777" w:rsidR="00193F7B" w:rsidRPr="0048256F" w:rsidRDefault="00BF4E65">
            <w:pPr>
              <w:widowControl/>
              <w:jc w:val="center"/>
              <w:rPr>
                <w:rFonts w:eastAsia="楷体"/>
                <w:color w:val="000000"/>
                <w:kern w:val="0"/>
              </w:rPr>
            </w:pPr>
            <w:r w:rsidRPr="0048256F">
              <w:rPr>
                <w:rFonts w:eastAsia="楷体"/>
                <w:color w:val="000000"/>
                <w:kern w:val="0"/>
              </w:rPr>
              <w:t>7-8</w:t>
            </w:r>
          </w:p>
        </w:tc>
        <w:tc>
          <w:tcPr>
            <w:tcW w:w="0" w:type="auto"/>
            <w:tcBorders>
              <w:top w:val="single" w:sz="4" w:space="0" w:color="auto"/>
              <w:bottom w:val="single" w:sz="4" w:space="0" w:color="auto"/>
            </w:tcBorders>
            <w:noWrap/>
            <w:vAlign w:val="center"/>
          </w:tcPr>
          <w:p w14:paraId="42F0312A" w14:textId="77777777" w:rsidR="00193F7B" w:rsidRPr="0048256F" w:rsidRDefault="00BF4E65">
            <w:pPr>
              <w:widowControl/>
              <w:jc w:val="center"/>
              <w:rPr>
                <w:rFonts w:eastAsia="楷体"/>
                <w:color w:val="000000"/>
                <w:kern w:val="0"/>
              </w:rPr>
            </w:pPr>
            <w:r w:rsidRPr="0048256F">
              <w:rPr>
                <w:rFonts w:eastAsia="楷体"/>
                <w:color w:val="000000"/>
                <w:kern w:val="0"/>
              </w:rPr>
              <w:t>8-9</w:t>
            </w:r>
          </w:p>
        </w:tc>
        <w:tc>
          <w:tcPr>
            <w:tcW w:w="0" w:type="auto"/>
            <w:tcBorders>
              <w:top w:val="single" w:sz="4" w:space="0" w:color="auto"/>
              <w:bottom w:val="single" w:sz="4" w:space="0" w:color="auto"/>
            </w:tcBorders>
            <w:noWrap/>
            <w:vAlign w:val="center"/>
          </w:tcPr>
          <w:p w14:paraId="139AEB95" w14:textId="77777777" w:rsidR="00193F7B" w:rsidRPr="0048256F" w:rsidRDefault="00BF4E65">
            <w:pPr>
              <w:widowControl/>
              <w:jc w:val="center"/>
              <w:rPr>
                <w:rFonts w:eastAsia="楷体"/>
                <w:color w:val="000000"/>
                <w:kern w:val="0"/>
              </w:rPr>
            </w:pPr>
            <w:r w:rsidRPr="0048256F">
              <w:rPr>
                <w:rFonts w:eastAsia="楷体"/>
                <w:color w:val="000000"/>
                <w:kern w:val="0"/>
              </w:rPr>
              <w:t>9-10</w:t>
            </w:r>
          </w:p>
        </w:tc>
        <w:tc>
          <w:tcPr>
            <w:tcW w:w="0" w:type="auto"/>
            <w:tcBorders>
              <w:top w:val="single" w:sz="4" w:space="0" w:color="auto"/>
              <w:bottom w:val="single" w:sz="4" w:space="0" w:color="auto"/>
            </w:tcBorders>
            <w:noWrap/>
            <w:vAlign w:val="center"/>
          </w:tcPr>
          <w:p w14:paraId="394C6602" w14:textId="77777777" w:rsidR="00193F7B" w:rsidRPr="0048256F" w:rsidRDefault="00BF4E65">
            <w:pPr>
              <w:widowControl/>
              <w:jc w:val="center"/>
              <w:rPr>
                <w:rFonts w:eastAsia="楷体"/>
                <w:color w:val="000000"/>
                <w:kern w:val="0"/>
              </w:rPr>
            </w:pPr>
            <w:r w:rsidRPr="0048256F">
              <w:rPr>
                <w:rFonts w:eastAsia="楷体"/>
                <w:color w:val="000000"/>
                <w:kern w:val="0"/>
              </w:rPr>
              <w:t>10-1</w:t>
            </w:r>
          </w:p>
        </w:tc>
        <w:tc>
          <w:tcPr>
            <w:tcW w:w="0" w:type="auto"/>
            <w:tcBorders>
              <w:top w:val="single" w:sz="4" w:space="0" w:color="auto"/>
              <w:bottom w:val="single" w:sz="4" w:space="0" w:color="auto"/>
            </w:tcBorders>
            <w:noWrap/>
            <w:vAlign w:val="center"/>
          </w:tcPr>
          <w:p w14:paraId="42F21B04" w14:textId="77777777" w:rsidR="00193F7B" w:rsidRPr="0048256F" w:rsidRDefault="00BF4E65">
            <w:pPr>
              <w:widowControl/>
              <w:jc w:val="center"/>
              <w:rPr>
                <w:rFonts w:eastAsia="楷体"/>
                <w:color w:val="000000"/>
                <w:kern w:val="0"/>
              </w:rPr>
            </w:pPr>
            <w:r w:rsidRPr="0048256F">
              <w:rPr>
                <w:rFonts w:eastAsia="楷体"/>
                <w:color w:val="000000"/>
                <w:kern w:val="0"/>
              </w:rPr>
              <w:t>9-4</w:t>
            </w:r>
          </w:p>
        </w:tc>
      </w:tr>
      <w:tr w:rsidR="00193F7B" w:rsidRPr="0048256F" w14:paraId="44305183" w14:textId="77777777" w:rsidTr="003943F0">
        <w:trPr>
          <w:trHeight w:val="285"/>
          <w:jc w:val="center"/>
        </w:trPr>
        <w:tc>
          <w:tcPr>
            <w:tcW w:w="0" w:type="auto"/>
            <w:tcBorders>
              <w:top w:val="single" w:sz="4" w:space="0" w:color="auto"/>
            </w:tcBorders>
            <w:noWrap/>
            <w:vAlign w:val="center"/>
          </w:tcPr>
          <w:p w14:paraId="6032D301" w14:textId="77777777" w:rsidR="00193F7B" w:rsidRPr="0048256F" w:rsidRDefault="00BF4E65">
            <w:pPr>
              <w:widowControl/>
              <w:jc w:val="center"/>
              <w:rPr>
                <w:rFonts w:eastAsia="楷体"/>
                <w:color w:val="000000"/>
                <w:kern w:val="0"/>
              </w:rPr>
            </w:pPr>
            <w:r w:rsidRPr="0048256F">
              <w:rPr>
                <w:rFonts w:eastAsia="楷体"/>
                <w:color w:val="000000"/>
                <w:kern w:val="0"/>
              </w:rPr>
              <w:t>键级</w:t>
            </w:r>
          </w:p>
        </w:tc>
        <w:tc>
          <w:tcPr>
            <w:tcW w:w="0" w:type="auto"/>
            <w:tcBorders>
              <w:top w:val="single" w:sz="4" w:space="0" w:color="auto"/>
            </w:tcBorders>
            <w:noWrap/>
            <w:vAlign w:val="center"/>
          </w:tcPr>
          <w:p w14:paraId="18D5B54B" w14:textId="0822A4B8" w:rsidR="00193F7B" w:rsidRPr="0048256F" w:rsidRDefault="00BF4E65">
            <w:pPr>
              <w:widowControl/>
              <w:jc w:val="center"/>
              <w:rPr>
                <w:rFonts w:eastAsia="楷体"/>
                <w:color w:val="000000"/>
                <w:kern w:val="0"/>
              </w:rPr>
            </w:pPr>
            <w:r w:rsidRPr="0048256F">
              <w:rPr>
                <w:rFonts w:eastAsia="楷体"/>
                <w:color w:val="000000"/>
              </w:rPr>
              <w:t>0.60</w:t>
            </w:r>
          </w:p>
        </w:tc>
        <w:tc>
          <w:tcPr>
            <w:tcW w:w="0" w:type="auto"/>
            <w:tcBorders>
              <w:top w:val="single" w:sz="4" w:space="0" w:color="auto"/>
            </w:tcBorders>
            <w:noWrap/>
            <w:vAlign w:val="center"/>
          </w:tcPr>
          <w:p w14:paraId="5998AF3F" w14:textId="4C197823" w:rsidR="00193F7B" w:rsidRPr="0048256F" w:rsidRDefault="00BF4E65">
            <w:pPr>
              <w:widowControl/>
              <w:jc w:val="center"/>
              <w:rPr>
                <w:rFonts w:eastAsia="楷体"/>
                <w:color w:val="000000"/>
                <w:kern w:val="0"/>
              </w:rPr>
            </w:pPr>
            <w:r w:rsidRPr="0048256F">
              <w:rPr>
                <w:rFonts w:eastAsia="楷体"/>
                <w:color w:val="000000"/>
              </w:rPr>
              <w:t>0.7</w:t>
            </w:r>
            <w:r w:rsidR="00E1153C" w:rsidRPr="0048256F">
              <w:rPr>
                <w:rFonts w:eastAsia="楷体"/>
                <w:color w:val="000000"/>
              </w:rPr>
              <w:t>3</w:t>
            </w:r>
          </w:p>
        </w:tc>
        <w:tc>
          <w:tcPr>
            <w:tcW w:w="0" w:type="auto"/>
            <w:tcBorders>
              <w:top w:val="single" w:sz="4" w:space="0" w:color="auto"/>
            </w:tcBorders>
            <w:noWrap/>
            <w:vAlign w:val="center"/>
          </w:tcPr>
          <w:p w14:paraId="5187FC25" w14:textId="5F7FFCFE" w:rsidR="00193F7B" w:rsidRPr="0048256F" w:rsidRDefault="00BF4E65">
            <w:pPr>
              <w:widowControl/>
              <w:jc w:val="center"/>
              <w:rPr>
                <w:rFonts w:eastAsia="楷体"/>
                <w:color w:val="000000"/>
                <w:kern w:val="0"/>
              </w:rPr>
            </w:pPr>
            <w:r w:rsidRPr="0048256F">
              <w:rPr>
                <w:rFonts w:eastAsia="楷体"/>
                <w:color w:val="000000"/>
              </w:rPr>
              <w:t>0.55</w:t>
            </w:r>
          </w:p>
        </w:tc>
        <w:tc>
          <w:tcPr>
            <w:tcW w:w="0" w:type="auto"/>
            <w:tcBorders>
              <w:top w:val="single" w:sz="4" w:space="0" w:color="auto"/>
            </w:tcBorders>
            <w:noWrap/>
            <w:vAlign w:val="center"/>
          </w:tcPr>
          <w:p w14:paraId="68E105BC" w14:textId="20184E49" w:rsidR="00193F7B" w:rsidRPr="0048256F" w:rsidRDefault="00BF4E65">
            <w:pPr>
              <w:widowControl/>
              <w:jc w:val="center"/>
              <w:rPr>
                <w:rFonts w:eastAsia="楷体"/>
                <w:color w:val="000000"/>
                <w:kern w:val="0"/>
              </w:rPr>
            </w:pPr>
            <w:r w:rsidRPr="0048256F">
              <w:rPr>
                <w:rFonts w:eastAsia="楷体"/>
                <w:color w:val="000000"/>
              </w:rPr>
              <w:t>0.55</w:t>
            </w:r>
          </w:p>
        </w:tc>
        <w:tc>
          <w:tcPr>
            <w:tcW w:w="0" w:type="auto"/>
            <w:tcBorders>
              <w:top w:val="single" w:sz="4" w:space="0" w:color="auto"/>
            </w:tcBorders>
            <w:noWrap/>
            <w:vAlign w:val="center"/>
          </w:tcPr>
          <w:p w14:paraId="1BA5E586" w14:textId="6F96038C" w:rsidR="00193F7B" w:rsidRPr="0048256F" w:rsidRDefault="00BF4E65">
            <w:pPr>
              <w:widowControl/>
              <w:jc w:val="center"/>
              <w:rPr>
                <w:rFonts w:eastAsia="楷体"/>
                <w:color w:val="000000"/>
                <w:kern w:val="0"/>
              </w:rPr>
            </w:pPr>
            <w:r w:rsidRPr="0048256F">
              <w:rPr>
                <w:rFonts w:eastAsia="楷体"/>
                <w:color w:val="000000"/>
              </w:rPr>
              <w:t>0.72</w:t>
            </w:r>
          </w:p>
        </w:tc>
        <w:tc>
          <w:tcPr>
            <w:tcW w:w="0" w:type="auto"/>
            <w:tcBorders>
              <w:top w:val="single" w:sz="4" w:space="0" w:color="auto"/>
            </w:tcBorders>
            <w:noWrap/>
            <w:vAlign w:val="center"/>
          </w:tcPr>
          <w:p w14:paraId="4663128E" w14:textId="4A1054E7" w:rsidR="00193F7B" w:rsidRPr="0048256F" w:rsidRDefault="00BF4E65">
            <w:pPr>
              <w:widowControl/>
              <w:jc w:val="center"/>
              <w:rPr>
                <w:rFonts w:eastAsia="楷体"/>
                <w:color w:val="000000"/>
                <w:kern w:val="0"/>
              </w:rPr>
            </w:pPr>
            <w:r w:rsidRPr="0048256F">
              <w:rPr>
                <w:rFonts w:eastAsia="楷体"/>
                <w:color w:val="000000"/>
              </w:rPr>
              <w:t>0.60</w:t>
            </w:r>
          </w:p>
        </w:tc>
        <w:tc>
          <w:tcPr>
            <w:tcW w:w="0" w:type="auto"/>
            <w:tcBorders>
              <w:top w:val="single" w:sz="4" w:space="0" w:color="auto"/>
            </w:tcBorders>
            <w:noWrap/>
            <w:vAlign w:val="center"/>
          </w:tcPr>
          <w:p w14:paraId="61CBB95C" w14:textId="4B2AA853" w:rsidR="00193F7B" w:rsidRPr="0048256F" w:rsidRDefault="00BF4E65">
            <w:pPr>
              <w:widowControl/>
              <w:jc w:val="center"/>
              <w:rPr>
                <w:rFonts w:eastAsia="楷体"/>
                <w:color w:val="000000"/>
                <w:kern w:val="0"/>
              </w:rPr>
            </w:pPr>
            <w:r w:rsidRPr="0048256F">
              <w:rPr>
                <w:rFonts w:eastAsia="楷体"/>
                <w:color w:val="000000"/>
              </w:rPr>
              <w:t>0.72</w:t>
            </w:r>
          </w:p>
        </w:tc>
        <w:tc>
          <w:tcPr>
            <w:tcW w:w="0" w:type="auto"/>
            <w:tcBorders>
              <w:top w:val="single" w:sz="4" w:space="0" w:color="auto"/>
            </w:tcBorders>
            <w:noWrap/>
            <w:vAlign w:val="center"/>
          </w:tcPr>
          <w:p w14:paraId="5F92EE37" w14:textId="5ADBC9AC" w:rsidR="00193F7B" w:rsidRPr="0048256F" w:rsidRDefault="00BF4E65">
            <w:pPr>
              <w:widowControl/>
              <w:jc w:val="center"/>
              <w:rPr>
                <w:rFonts w:eastAsia="楷体"/>
                <w:color w:val="000000"/>
                <w:kern w:val="0"/>
              </w:rPr>
            </w:pPr>
            <w:r w:rsidRPr="0048256F">
              <w:rPr>
                <w:rFonts w:eastAsia="楷体"/>
                <w:color w:val="000000"/>
              </w:rPr>
              <w:t>0.55</w:t>
            </w:r>
          </w:p>
        </w:tc>
        <w:tc>
          <w:tcPr>
            <w:tcW w:w="0" w:type="auto"/>
            <w:tcBorders>
              <w:top w:val="single" w:sz="4" w:space="0" w:color="auto"/>
            </w:tcBorders>
            <w:noWrap/>
            <w:vAlign w:val="center"/>
          </w:tcPr>
          <w:p w14:paraId="22C98E1F" w14:textId="1428E27B" w:rsidR="00193F7B" w:rsidRPr="0048256F" w:rsidRDefault="00BF4E65">
            <w:pPr>
              <w:widowControl/>
              <w:jc w:val="center"/>
              <w:rPr>
                <w:rFonts w:eastAsia="楷体"/>
                <w:color w:val="000000"/>
                <w:kern w:val="0"/>
              </w:rPr>
            </w:pPr>
            <w:r w:rsidRPr="0048256F">
              <w:rPr>
                <w:rFonts w:eastAsia="楷体"/>
                <w:color w:val="000000"/>
              </w:rPr>
              <w:t>0.55</w:t>
            </w:r>
          </w:p>
        </w:tc>
        <w:tc>
          <w:tcPr>
            <w:tcW w:w="0" w:type="auto"/>
            <w:tcBorders>
              <w:top w:val="single" w:sz="4" w:space="0" w:color="auto"/>
            </w:tcBorders>
            <w:noWrap/>
            <w:vAlign w:val="center"/>
          </w:tcPr>
          <w:p w14:paraId="295E0272" w14:textId="13326979" w:rsidR="00193F7B" w:rsidRPr="0048256F" w:rsidRDefault="00BF4E65">
            <w:pPr>
              <w:widowControl/>
              <w:jc w:val="center"/>
              <w:rPr>
                <w:rFonts w:eastAsia="楷体"/>
                <w:color w:val="000000"/>
                <w:kern w:val="0"/>
              </w:rPr>
            </w:pPr>
            <w:r w:rsidRPr="0048256F">
              <w:rPr>
                <w:rFonts w:eastAsia="楷体"/>
                <w:color w:val="000000"/>
              </w:rPr>
              <w:t>0.72</w:t>
            </w:r>
          </w:p>
        </w:tc>
        <w:tc>
          <w:tcPr>
            <w:tcW w:w="0" w:type="auto"/>
            <w:tcBorders>
              <w:top w:val="single" w:sz="4" w:space="0" w:color="auto"/>
            </w:tcBorders>
            <w:noWrap/>
            <w:vAlign w:val="center"/>
          </w:tcPr>
          <w:p w14:paraId="16909852" w14:textId="3F6B113E" w:rsidR="00193F7B" w:rsidRPr="0048256F" w:rsidRDefault="00BF4E65">
            <w:pPr>
              <w:widowControl/>
              <w:jc w:val="center"/>
              <w:rPr>
                <w:rFonts w:eastAsia="楷体"/>
                <w:color w:val="000000"/>
                <w:kern w:val="0"/>
              </w:rPr>
            </w:pPr>
            <w:r w:rsidRPr="0048256F">
              <w:rPr>
                <w:rFonts w:eastAsia="楷体"/>
                <w:color w:val="000000"/>
              </w:rPr>
              <w:t>0.5</w:t>
            </w:r>
            <w:r w:rsidR="00E1153C" w:rsidRPr="0048256F">
              <w:rPr>
                <w:rFonts w:eastAsia="楷体"/>
                <w:color w:val="000000"/>
              </w:rPr>
              <w:t>2</w:t>
            </w:r>
          </w:p>
        </w:tc>
      </w:tr>
    </w:tbl>
    <w:p w14:paraId="0CB3F29F" w14:textId="77777777" w:rsidR="00193F7B" w:rsidRPr="0048256F" w:rsidRDefault="00193F7B">
      <w:pPr>
        <w:rPr>
          <w:rFonts w:ascii="华文楷体" w:eastAsia="华文楷体" w:hAnsi="华文楷体"/>
        </w:rPr>
      </w:pPr>
    </w:p>
    <w:p w14:paraId="6E6F840B" w14:textId="5E6FC5AB" w:rsidR="00193F7B" w:rsidRPr="0048256F" w:rsidRDefault="00D77CCF" w:rsidP="00F629A4">
      <w:pPr>
        <w:adjustRightInd w:val="0"/>
        <w:snapToGrid w:val="0"/>
        <w:spacing w:line="440" w:lineRule="exact"/>
        <w:ind w:leftChars="199" w:left="423" w:hangingChars="2" w:hanging="5"/>
        <w:rPr>
          <w:rFonts w:eastAsia="楷体"/>
          <w:sz w:val="24"/>
          <w:szCs w:val="24"/>
        </w:rPr>
      </w:pPr>
      <w:r w:rsidRPr="0048256F">
        <w:rPr>
          <w:rFonts w:eastAsia="楷体"/>
          <w:sz w:val="24"/>
          <w:szCs w:val="24"/>
        </w:rPr>
        <w:t>6</w:t>
      </w:r>
      <w:r w:rsidRPr="0048256F">
        <w:rPr>
          <w:rFonts w:eastAsia="楷体" w:hint="eastAsia"/>
          <w:sz w:val="24"/>
          <w:szCs w:val="24"/>
        </w:rPr>
        <w:t>)</w:t>
      </w:r>
      <w:r w:rsidR="00FC6D5C" w:rsidRPr="0048256F">
        <w:rPr>
          <w:rFonts w:eastAsia="楷体" w:hint="eastAsia"/>
          <w:sz w:val="24"/>
          <w:szCs w:val="24"/>
        </w:rPr>
        <w:t xml:space="preserve"> </w:t>
      </w:r>
      <w:r w:rsidR="00BF4E65" w:rsidRPr="0048256F">
        <w:rPr>
          <w:rFonts w:eastAsia="楷体" w:hint="eastAsia"/>
          <w:sz w:val="24"/>
          <w:szCs w:val="24"/>
        </w:rPr>
        <w:t>利用</w:t>
      </w:r>
      <w:r w:rsidR="00BF4E65" w:rsidRPr="0048256F">
        <w:rPr>
          <w:rFonts w:eastAsia="楷体" w:hint="eastAsia"/>
          <w:sz w:val="24"/>
          <w:szCs w:val="24"/>
        </w:rPr>
        <w:t>Gaussian</w:t>
      </w:r>
      <w:r w:rsidR="00BF4E65" w:rsidRPr="0048256F">
        <w:rPr>
          <w:rFonts w:eastAsia="楷体" w:hint="eastAsia"/>
          <w:sz w:val="24"/>
          <w:szCs w:val="24"/>
        </w:rPr>
        <w:t>软件</w:t>
      </w:r>
      <w:r w:rsidR="00BF4E65" w:rsidRPr="0048256F">
        <w:rPr>
          <w:rFonts w:eastAsia="楷体"/>
          <w:sz w:val="24"/>
          <w:szCs w:val="24"/>
        </w:rPr>
        <w:t>在</w:t>
      </w:r>
      <w:r w:rsidR="00DA4480" w:rsidRPr="0048256F">
        <w:rPr>
          <w:rFonts w:eastAsia="楷体"/>
          <w:sz w:val="24"/>
          <w:szCs w:val="24"/>
        </w:rPr>
        <w:t>HF</w:t>
      </w:r>
      <w:r w:rsidR="00BF4E65" w:rsidRPr="0048256F">
        <w:rPr>
          <w:rFonts w:eastAsia="楷体"/>
          <w:sz w:val="24"/>
          <w:szCs w:val="24"/>
        </w:rPr>
        <w:t>/</w:t>
      </w:r>
      <w:r w:rsidR="00DA4480" w:rsidRPr="0048256F">
        <w:rPr>
          <w:rFonts w:eastAsia="楷体"/>
          <w:sz w:val="24"/>
          <w:szCs w:val="24"/>
        </w:rPr>
        <w:t>3-21G</w:t>
      </w:r>
      <w:r w:rsidR="00BF4E65" w:rsidRPr="0048256F">
        <w:rPr>
          <w:rFonts w:eastAsia="楷体"/>
          <w:sz w:val="24"/>
          <w:szCs w:val="24"/>
        </w:rPr>
        <w:t>级别下</w:t>
      </w:r>
      <w:r w:rsidR="00BF4E65" w:rsidRPr="0048256F">
        <w:rPr>
          <w:rFonts w:eastAsia="楷体" w:hint="eastAsia"/>
          <w:sz w:val="24"/>
          <w:szCs w:val="24"/>
        </w:rPr>
        <w:t>优化分子并计算分子轨道系数的输出文件，根据</w:t>
      </w:r>
      <w:r w:rsidR="00BF4E65" w:rsidRPr="0048256F">
        <w:rPr>
          <w:rFonts w:eastAsia="楷体"/>
          <w:sz w:val="24"/>
          <w:szCs w:val="24"/>
        </w:rPr>
        <w:t>两个</w:t>
      </w:r>
      <w:r w:rsidR="00BF4E65" w:rsidRPr="0048256F">
        <w:rPr>
          <w:rFonts w:eastAsia="楷体" w:hint="eastAsia"/>
          <w:sz w:val="24"/>
          <w:szCs w:val="24"/>
        </w:rPr>
        <w:t>相邻</w:t>
      </w:r>
      <w:r w:rsidR="00BF4E65" w:rsidRPr="0048256F">
        <w:rPr>
          <w:rFonts w:eastAsia="楷体" w:hint="eastAsia"/>
          <w:sz w:val="24"/>
          <w:szCs w:val="24"/>
        </w:rPr>
        <w:t>i</w:t>
      </w:r>
      <w:r w:rsidR="00BF4E65" w:rsidRPr="0048256F">
        <w:rPr>
          <w:rFonts w:eastAsia="楷体" w:hint="eastAsia"/>
          <w:sz w:val="24"/>
          <w:szCs w:val="24"/>
        </w:rPr>
        <w:t>、</w:t>
      </w:r>
      <w:r w:rsidR="00BF4E65" w:rsidRPr="0048256F">
        <w:rPr>
          <w:rFonts w:eastAsia="楷体" w:hint="eastAsia"/>
          <w:sz w:val="24"/>
          <w:szCs w:val="24"/>
        </w:rPr>
        <w:t>j</w:t>
      </w:r>
      <w:r w:rsidR="00BF4E65" w:rsidRPr="0048256F">
        <w:rPr>
          <w:rFonts w:eastAsia="楷体"/>
          <w:sz w:val="24"/>
          <w:szCs w:val="24"/>
        </w:rPr>
        <w:t>原子之间的</w:t>
      </w:r>
      <w:r w:rsidR="00E55A39" w:rsidRPr="0048256F">
        <w:rPr>
          <w:rFonts w:eastAsia="楷体"/>
          <w:sz w:val="24"/>
          <w:szCs w:val="24"/>
        </w:rPr>
        <w:t>π</w:t>
      </w:r>
      <w:r w:rsidR="00BF4E65" w:rsidRPr="0048256F">
        <w:rPr>
          <w:rFonts w:eastAsia="楷体"/>
          <w:sz w:val="24"/>
          <w:szCs w:val="24"/>
        </w:rPr>
        <w:t>轨道</w:t>
      </w:r>
      <w:r w:rsidR="00BF4E65" w:rsidRPr="0048256F">
        <w:rPr>
          <w:rFonts w:eastAsia="楷体" w:hint="eastAsia"/>
          <w:sz w:val="24"/>
          <w:szCs w:val="24"/>
        </w:rPr>
        <w:t>形状</w:t>
      </w:r>
      <w:r w:rsidR="00BF4E65" w:rsidRPr="0048256F">
        <w:rPr>
          <w:rFonts w:eastAsia="楷体"/>
          <w:sz w:val="24"/>
          <w:szCs w:val="24"/>
        </w:rPr>
        <w:t>逐一选出所有</w:t>
      </w:r>
      <w:r w:rsidR="00BF4E65" w:rsidRPr="0048256F">
        <w:rPr>
          <w:rFonts w:eastAsia="楷体" w:hint="eastAsia"/>
          <w:sz w:val="24"/>
          <w:szCs w:val="24"/>
        </w:rPr>
        <w:t>5</w:t>
      </w:r>
      <w:r w:rsidR="00BF4E65" w:rsidRPr="0048256F">
        <w:rPr>
          <w:rFonts w:eastAsia="楷体" w:hint="eastAsia"/>
          <w:sz w:val="24"/>
          <w:szCs w:val="24"/>
        </w:rPr>
        <w:t>个</w:t>
      </w:r>
      <w:r w:rsidR="00BF4E65" w:rsidRPr="0048256F">
        <w:rPr>
          <w:rFonts w:eastAsia="楷体"/>
          <w:sz w:val="24"/>
          <w:szCs w:val="24"/>
        </w:rPr>
        <w:t>占据的大</w:t>
      </w:r>
      <w:r w:rsidR="00E55A39" w:rsidRPr="0048256F">
        <w:rPr>
          <w:rFonts w:eastAsia="楷体"/>
          <w:sz w:val="24"/>
          <w:szCs w:val="24"/>
        </w:rPr>
        <w:t>π</w:t>
      </w:r>
      <w:r w:rsidR="00BF4E65" w:rsidRPr="0048256F">
        <w:rPr>
          <w:rFonts w:eastAsia="楷体"/>
          <w:sz w:val="24"/>
          <w:szCs w:val="24"/>
        </w:rPr>
        <w:t>离域分子轨道</w:t>
      </w:r>
      <w:r w:rsidR="00BF4E65" w:rsidRPr="0048256F">
        <w:rPr>
          <w:rFonts w:eastAsia="楷体" w:hint="eastAsia"/>
          <w:sz w:val="24"/>
          <w:szCs w:val="24"/>
        </w:rPr>
        <w:t>（分别是</w:t>
      </w:r>
      <w:r w:rsidR="00BF4E65" w:rsidRPr="0048256F">
        <w:rPr>
          <w:rFonts w:eastAsia="楷体" w:hint="eastAsia"/>
          <w:sz w:val="24"/>
          <w:szCs w:val="24"/>
        </w:rPr>
        <w:t>27</w:t>
      </w:r>
      <w:r w:rsidR="00BF4E65" w:rsidRPr="0048256F">
        <w:rPr>
          <w:rFonts w:eastAsia="楷体" w:hint="eastAsia"/>
          <w:sz w:val="24"/>
          <w:szCs w:val="24"/>
        </w:rPr>
        <w:t>号、</w:t>
      </w:r>
      <w:r w:rsidR="00BF4E65" w:rsidRPr="0048256F">
        <w:rPr>
          <w:rFonts w:eastAsia="楷体" w:hint="eastAsia"/>
          <w:sz w:val="24"/>
          <w:szCs w:val="24"/>
        </w:rPr>
        <w:t>31</w:t>
      </w:r>
      <w:r w:rsidR="00BF4E65" w:rsidRPr="0048256F">
        <w:rPr>
          <w:rFonts w:eastAsia="楷体" w:hint="eastAsia"/>
          <w:sz w:val="24"/>
          <w:szCs w:val="24"/>
        </w:rPr>
        <w:t>号、</w:t>
      </w:r>
      <w:r w:rsidR="00BF4E65" w:rsidRPr="0048256F">
        <w:rPr>
          <w:rFonts w:eastAsia="楷体" w:hint="eastAsia"/>
          <w:sz w:val="24"/>
          <w:szCs w:val="24"/>
        </w:rPr>
        <w:t>32</w:t>
      </w:r>
      <w:r w:rsidR="00BF4E65" w:rsidRPr="0048256F">
        <w:rPr>
          <w:rFonts w:eastAsia="楷体" w:hint="eastAsia"/>
          <w:sz w:val="24"/>
          <w:szCs w:val="24"/>
        </w:rPr>
        <w:t>号、</w:t>
      </w:r>
      <w:r w:rsidR="00BF4E65" w:rsidRPr="0048256F">
        <w:rPr>
          <w:rFonts w:eastAsia="楷体" w:hint="eastAsia"/>
          <w:sz w:val="24"/>
          <w:szCs w:val="24"/>
        </w:rPr>
        <w:t>33</w:t>
      </w:r>
      <w:r w:rsidR="00BF4E65" w:rsidRPr="0048256F">
        <w:rPr>
          <w:rFonts w:eastAsia="楷体" w:hint="eastAsia"/>
          <w:sz w:val="24"/>
          <w:szCs w:val="24"/>
        </w:rPr>
        <w:t>号、</w:t>
      </w:r>
      <w:r w:rsidR="00BF4E65" w:rsidRPr="0048256F">
        <w:rPr>
          <w:rFonts w:eastAsia="楷体" w:hint="eastAsia"/>
          <w:sz w:val="24"/>
          <w:szCs w:val="24"/>
        </w:rPr>
        <w:t>34</w:t>
      </w:r>
      <w:r w:rsidR="00BF4E65" w:rsidRPr="0048256F">
        <w:rPr>
          <w:rFonts w:eastAsia="楷体" w:hint="eastAsia"/>
          <w:sz w:val="24"/>
          <w:szCs w:val="24"/>
        </w:rPr>
        <w:t>号轨道）</w:t>
      </w:r>
      <w:r w:rsidR="00BF4E65" w:rsidRPr="0048256F">
        <w:rPr>
          <w:rFonts w:eastAsia="楷体"/>
          <w:sz w:val="24"/>
          <w:szCs w:val="24"/>
        </w:rPr>
        <w:t>，</w:t>
      </w:r>
      <w:r w:rsidR="005062B3" w:rsidRPr="0048256F">
        <w:rPr>
          <w:rFonts w:eastAsia="楷体" w:hint="eastAsia"/>
          <w:sz w:val="24"/>
          <w:szCs w:val="24"/>
        </w:rPr>
        <w:t>然</w:t>
      </w:r>
      <w:r w:rsidR="00BF4E65" w:rsidRPr="0048256F">
        <w:rPr>
          <w:rFonts w:eastAsia="楷体"/>
          <w:sz w:val="24"/>
          <w:szCs w:val="24"/>
        </w:rPr>
        <w:t>后根据</w:t>
      </w:r>
      <w:r w:rsidR="00E55A39" w:rsidRPr="0048256F">
        <w:rPr>
          <w:rFonts w:eastAsia="楷体"/>
          <w:sz w:val="24"/>
          <w:szCs w:val="24"/>
        </w:rPr>
        <w:t>π</w:t>
      </w:r>
      <w:r w:rsidR="00BF4E65" w:rsidRPr="0048256F">
        <w:rPr>
          <w:rFonts w:eastAsia="楷体"/>
          <w:sz w:val="24"/>
          <w:szCs w:val="24"/>
        </w:rPr>
        <w:t>键级公式计算相关</w:t>
      </w:r>
      <w:r w:rsidR="00E55A39" w:rsidRPr="0048256F">
        <w:rPr>
          <w:rFonts w:eastAsia="楷体"/>
          <w:sz w:val="24"/>
          <w:szCs w:val="24"/>
        </w:rPr>
        <w:t>π</w:t>
      </w:r>
      <w:r w:rsidR="00BF4E65" w:rsidRPr="0048256F">
        <w:rPr>
          <w:rFonts w:eastAsia="楷体"/>
          <w:sz w:val="24"/>
          <w:szCs w:val="24"/>
        </w:rPr>
        <w:t>键级</w:t>
      </w:r>
      <w:r w:rsidR="00BF4E65" w:rsidRPr="0048256F">
        <w:rPr>
          <w:rFonts w:eastAsia="楷体" w:hint="eastAsia"/>
          <w:sz w:val="24"/>
          <w:szCs w:val="24"/>
        </w:rPr>
        <w:t>，结果如表</w:t>
      </w:r>
      <w:r w:rsidR="00BF4E65" w:rsidRPr="0048256F">
        <w:rPr>
          <w:rFonts w:eastAsia="楷体" w:hint="eastAsia"/>
          <w:sz w:val="24"/>
          <w:szCs w:val="24"/>
        </w:rPr>
        <w:t>3</w:t>
      </w:r>
      <w:r w:rsidR="00BF4E65" w:rsidRPr="0048256F">
        <w:rPr>
          <w:rFonts w:eastAsia="楷体" w:hint="eastAsia"/>
          <w:sz w:val="24"/>
          <w:szCs w:val="24"/>
        </w:rPr>
        <w:t>所示：</w:t>
      </w:r>
    </w:p>
    <w:p w14:paraId="4729825F" w14:textId="77777777" w:rsidR="00193F7B" w:rsidRPr="0048256F" w:rsidRDefault="00193F7B" w:rsidP="00E55A39">
      <w:pPr>
        <w:adjustRightInd w:val="0"/>
        <w:snapToGrid w:val="0"/>
        <w:spacing w:line="440" w:lineRule="exact"/>
        <w:ind w:firstLineChars="200" w:firstLine="480"/>
        <w:rPr>
          <w:rFonts w:eastAsia="楷体"/>
          <w:sz w:val="24"/>
          <w:szCs w:val="24"/>
        </w:rPr>
      </w:pPr>
    </w:p>
    <w:p w14:paraId="1E7B5167" w14:textId="644DB99A" w:rsidR="00193F7B" w:rsidRPr="0048256F" w:rsidRDefault="00BF4E65" w:rsidP="0052095A">
      <w:pPr>
        <w:adjustRightInd w:val="0"/>
        <w:snapToGrid w:val="0"/>
        <w:spacing w:line="440" w:lineRule="exact"/>
        <w:jc w:val="center"/>
        <w:rPr>
          <w:rFonts w:eastAsia="楷体"/>
          <w:sz w:val="24"/>
          <w:szCs w:val="24"/>
        </w:rPr>
      </w:pPr>
      <w:r w:rsidRPr="0048256F">
        <w:rPr>
          <w:rFonts w:eastAsia="楷体" w:hint="eastAsia"/>
          <w:sz w:val="24"/>
          <w:szCs w:val="24"/>
        </w:rPr>
        <w:t>表</w:t>
      </w:r>
      <w:r w:rsidRPr="0048256F">
        <w:rPr>
          <w:rFonts w:eastAsia="楷体" w:hint="eastAsia"/>
          <w:sz w:val="24"/>
          <w:szCs w:val="24"/>
        </w:rPr>
        <w:t>3.</w:t>
      </w:r>
      <w:r w:rsidR="009A2DD9" w:rsidRPr="0048256F">
        <w:rPr>
          <w:rFonts w:eastAsia="楷体"/>
          <w:sz w:val="24"/>
          <w:szCs w:val="24"/>
        </w:rPr>
        <w:t xml:space="preserve"> </w:t>
      </w:r>
      <w:r w:rsidR="00DA4480" w:rsidRPr="0048256F">
        <w:rPr>
          <w:rFonts w:eastAsia="楷体"/>
          <w:sz w:val="24"/>
          <w:szCs w:val="24"/>
        </w:rPr>
        <w:t>HF</w:t>
      </w:r>
      <w:r w:rsidRPr="0048256F">
        <w:rPr>
          <w:rFonts w:eastAsia="楷体"/>
          <w:sz w:val="24"/>
          <w:szCs w:val="24"/>
        </w:rPr>
        <w:t>/</w:t>
      </w:r>
      <w:r w:rsidR="00DA4480" w:rsidRPr="0048256F">
        <w:rPr>
          <w:rFonts w:eastAsia="楷体"/>
          <w:sz w:val="24"/>
          <w:szCs w:val="24"/>
        </w:rPr>
        <w:t>3-21G</w:t>
      </w:r>
      <w:r w:rsidRPr="0048256F">
        <w:rPr>
          <w:rFonts w:eastAsia="楷体"/>
          <w:sz w:val="24"/>
          <w:szCs w:val="24"/>
        </w:rPr>
        <w:t>级别</w:t>
      </w:r>
      <w:proofErr w:type="gramStart"/>
      <w:r w:rsidRPr="0048256F">
        <w:rPr>
          <w:rFonts w:eastAsia="楷体"/>
          <w:sz w:val="24"/>
          <w:szCs w:val="24"/>
        </w:rPr>
        <w:t>下</w:t>
      </w:r>
      <w:r w:rsidRPr="0048256F">
        <w:rPr>
          <w:rFonts w:eastAsia="楷体" w:hint="eastAsia"/>
          <w:sz w:val="24"/>
          <w:szCs w:val="24"/>
        </w:rPr>
        <w:t>计算</w:t>
      </w:r>
      <w:proofErr w:type="gramEnd"/>
      <w:r w:rsidRPr="0048256F">
        <w:rPr>
          <w:rFonts w:eastAsia="楷体" w:hint="eastAsia"/>
          <w:sz w:val="24"/>
          <w:szCs w:val="24"/>
        </w:rPr>
        <w:t>所得</w:t>
      </w:r>
      <w:r w:rsidR="00E55A39" w:rsidRPr="0048256F">
        <w:rPr>
          <w:rFonts w:eastAsia="楷体"/>
          <w:sz w:val="24"/>
          <w:szCs w:val="24"/>
        </w:rPr>
        <w:t>π</w:t>
      </w:r>
      <w:r w:rsidRPr="0048256F">
        <w:rPr>
          <w:rFonts w:eastAsia="楷体" w:hint="eastAsia"/>
          <w:sz w:val="24"/>
          <w:szCs w:val="24"/>
        </w:rPr>
        <w:t>键键级</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584"/>
        <w:gridCol w:w="584"/>
        <w:gridCol w:w="584"/>
        <w:gridCol w:w="584"/>
        <w:gridCol w:w="584"/>
        <w:gridCol w:w="584"/>
        <w:gridCol w:w="584"/>
        <w:gridCol w:w="584"/>
        <w:gridCol w:w="601"/>
        <w:gridCol w:w="601"/>
        <w:gridCol w:w="584"/>
      </w:tblGrid>
      <w:tr w:rsidR="00193F7B" w:rsidRPr="0048256F" w14:paraId="067AEACC" w14:textId="77777777" w:rsidTr="003943F0">
        <w:trPr>
          <w:trHeight w:val="285"/>
          <w:jc w:val="center"/>
        </w:trPr>
        <w:tc>
          <w:tcPr>
            <w:tcW w:w="0" w:type="auto"/>
            <w:tcBorders>
              <w:top w:val="single" w:sz="4" w:space="0" w:color="auto"/>
              <w:bottom w:val="single" w:sz="4" w:space="0" w:color="auto"/>
            </w:tcBorders>
            <w:noWrap/>
            <w:vAlign w:val="center"/>
          </w:tcPr>
          <w:p w14:paraId="7BEE9C8E" w14:textId="494B8B81" w:rsidR="00193F7B" w:rsidRPr="0048256F" w:rsidRDefault="00E55A39">
            <w:pPr>
              <w:widowControl/>
              <w:jc w:val="center"/>
              <w:rPr>
                <w:rFonts w:eastAsia="楷体"/>
                <w:color w:val="000000"/>
                <w:kern w:val="0"/>
              </w:rPr>
            </w:pPr>
            <w:r w:rsidRPr="0048256F">
              <w:rPr>
                <w:rFonts w:eastAsia="楷体"/>
                <w:color w:val="000000"/>
                <w:kern w:val="0"/>
              </w:rPr>
              <w:t>键</w:t>
            </w:r>
          </w:p>
        </w:tc>
        <w:tc>
          <w:tcPr>
            <w:tcW w:w="0" w:type="auto"/>
            <w:tcBorders>
              <w:top w:val="single" w:sz="4" w:space="0" w:color="auto"/>
              <w:bottom w:val="single" w:sz="4" w:space="0" w:color="auto"/>
            </w:tcBorders>
            <w:noWrap/>
            <w:vAlign w:val="center"/>
          </w:tcPr>
          <w:p w14:paraId="0BF8E003" w14:textId="77777777" w:rsidR="00193F7B" w:rsidRPr="0048256F" w:rsidRDefault="00BF4E65">
            <w:pPr>
              <w:widowControl/>
              <w:jc w:val="center"/>
              <w:rPr>
                <w:rFonts w:eastAsia="楷体"/>
                <w:color w:val="000000"/>
                <w:kern w:val="0"/>
              </w:rPr>
            </w:pPr>
            <w:r w:rsidRPr="0048256F">
              <w:rPr>
                <w:rFonts w:eastAsia="楷体"/>
                <w:color w:val="000000"/>
                <w:kern w:val="0"/>
              </w:rPr>
              <w:t>1-2</w:t>
            </w:r>
          </w:p>
        </w:tc>
        <w:tc>
          <w:tcPr>
            <w:tcW w:w="0" w:type="auto"/>
            <w:tcBorders>
              <w:top w:val="single" w:sz="4" w:space="0" w:color="auto"/>
              <w:bottom w:val="single" w:sz="4" w:space="0" w:color="auto"/>
            </w:tcBorders>
            <w:noWrap/>
            <w:vAlign w:val="center"/>
          </w:tcPr>
          <w:p w14:paraId="65B68045" w14:textId="77777777" w:rsidR="00193F7B" w:rsidRPr="0048256F" w:rsidRDefault="00BF4E65">
            <w:pPr>
              <w:widowControl/>
              <w:jc w:val="center"/>
              <w:rPr>
                <w:rFonts w:eastAsia="楷体"/>
                <w:color w:val="000000"/>
                <w:kern w:val="0"/>
              </w:rPr>
            </w:pPr>
            <w:r w:rsidRPr="0048256F">
              <w:rPr>
                <w:rFonts w:eastAsia="楷体"/>
                <w:color w:val="000000"/>
                <w:kern w:val="0"/>
              </w:rPr>
              <w:t>2-3</w:t>
            </w:r>
          </w:p>
        </w:tc>
        <w:tc>
          <w:tcPr>
            <w:tcW w:w="0" w:type="auto"/>
            <w:tcBorders>
              <w:top w:val="single" w:sz="4" w:space="0" w:color="auto"/>
              <w:bottom w:val="single" w:sz="4" w:space="0" w:color="auto"/>
            </w:tcBorders>
            <w:noWrap/>
            <w:vAlign w:val="center"/>
          </w:tcPr>
          <w:p w14:paraId="2563C537" w14:textId="77777777" w:rsidR="00193F7B" w:rsidRPr="0048256F" w:rsidRDefault="00BF4E65">
            <w:pPr>
              <w:widowControl/>
              <w:jc w:val="center"/>
              <w:rPr>
                <w:rFonts w:eastAsia="楷体"/>
                <w:color w:val="000000"/>
                <w:kern w:val="0"/>
              </w:rPr>
            </w:pPr>
            <w:r w:rsidRPr="0048256F">
              <w:rPr>
                <w:rFonts w:eastAsia="楷体"/>
                <w:color w:val="000000"/>
                <w:kern w:val="0"/>
              </w:rPr>
              <w:t>3-4</w:t>
            </w:r>
          </w:p>
        </w:tc>
        <w:tc>
          <w:tcPr>
            <w:tcW w:w="0" w:type="auto"/>
            <w:tcBorders>
              <w:top w:val="single" w:sz="4" w:space="0" w:color="auto"/>
              <w:bottom w:val="single" w:sz="4" w:space="0" w:color="auto"/>
            </w:tcBorders>
            <w:noWrap/>
            <w:vAlign w:val="center"/>
          </w:tcPr>
          <w:p w14:paraId="7F9182E7" w14:textId="77777777" w:rsidR="00193F7B" w:rsidRPr="0048256F" w:rsidRDefault="00BF4E65">
            <w:pPr>
              <w:widowControl/>
              <w:jc w:val="center"/>
              <w:rPr>
                <w:rFonts w:eastAsia="楷体"/>
                <w:color w:val="000000"/>
                <w:kern w:val="0"/>
              </w:rPr>
            </w:pPr>
            <w:r w:rsidRPr="0048256F">
              <w:rPr>
                <w:rFonts w:eastAsia="楷体"/>
                <w:color w:val="000000"/>
                <w:kern w:val="0"/>
              </w:rPr>
              <w:t>4-5</w:t>
            </w:r>
          </w:p>
        </w:tc>
        <w:tc>
          <w:tcPr>
            <w:tcW w:w="0" w:type="auto"/>
            <w:tcBorders>
              <w:top w:val="single" w:sz="4" w:space="0" w:color="auto"/>
              <w:bottom w:val="single" w:sz="4" w:space="0" w:color="auto"/>
            </w:tcBorders>
            <w:noWrap/>
            <w:vAlign w:val="center"/>
          </w:tcPr>
          <w:p w14:paraId="0C57D367" w14:textId="77777777" w:rsidR="00193F7B" w:rsidRPr="0048256F" w:rsidRDefault="00BF4E65">
            <w:pPr>
              <w:widowControl/>
              <w:jc w:val="center"/>
              <w:rPr>
                <w:rFonts w:eastAsia="楷体"/>
                <w:color w:val="000000"/>
                <w:kern w:val="0"/>
              </w:rPr>
            </w:pPr>
            <w:r w:rsidRPr="0048256F">
              <w:rPr>
                <w:rFonts w:eastAsia="楷体"/>
                <w:color w:val="000000"/>
                <w:kern w:val="0"/>
              </w:rPr>
              <w:t>5-6</w:t>
            </w:r>
          </w:p>
        </w:tc>
        <w:tc>
          <w:tcPr>
            <w:tcW w:w="0" w:type="auto"/>
            <w:tcBorders>
              <w:top w:val="single" w:sz="4" w:space="0" w:color="auto"/>
              <w:bottom w:val="single" w:sz="4" w:space="0" w:color="auto"/>
            </w:tcBorders>
            <w:noWrap/>
            <w:vAlign w:val="center"/>
          </w:tcPr>
          <w:p w14:paraId="2055D715" w14:textId="77777777" w:rsidR="00193F7B" w:rsidRPr="0048256F" w:rsidRDefault="00BF4E65">
            <w:pPr>
              <w:widowControl/>
              <w:jc w:val="center"/>
              <w:rPr>
                <w:rFonts w:eastAsia="楷体"/>
                <w:color w:val="000000"/>
                <w:kern w:val="0"/>
              </w:rPr>
            </w:pPr>
            <w:r w:rsidRPr="0048256F">
              <w:rPr>
                <w:rFonts w:eastAsia="楷体"/>
                <w:color w:val="000000"/>
                <w:kern w:val="0"/>
              </w:rPr>
              <w:t>6-7</w:t>
            </w:r>
          </w:p>
        </w:tc>
        <w:tc>
          <w:tcPr>
            <w:tcW w:w="0" w:type="auto"/>
            <w:tcBorders>
              <w:top w:val="single" w:sz="4" w:space="0" w:color="auto"/>
              <w:bottom w:val="single" w:sz="4" w:space="0" w:color="auto"/>
            </w:tcBorders>
            <w:noWrap/>
            <w:vAlign w:val="center"/>
          </w:tcPr>
          <w:p w14:paraId="1829111B" w14:textId="77777777" w:rsidR="00193F7B" w:rsidRPr="0048256F" w:rsidRDefault="00BF4E65">
            <w:pPr>
              <w:widowControl/>
              <w:jc w:val="center"/>
              <w:rPr>
                <w:rFonts w:eastAsia="楷体"/>
                <w:color w:val="000000"/>
                <w:kern w:val="0"/>
              </w:rPr>
            </w:pPr>
            <w:r w:rsidRPr="0048256F">
              <w:rPr>
                <w:rFonts w:eastAsia="楷体"/>
                <w:color w:val="000000"/>
                <w:kern w:val="0"/>
              </w:rPr>
              <w:t>7-8</w:t>
            </w:r>
          </w:p>
        </w:tc>
        <w:tc>
          <w:tcPr>
            <w:tcW w:w="0" w:type="auto"/>
            <w:tcBorders>
              <w:top w:val="single" w:sz="4" w:space="0" w:color="auto"/>
              <w:bottom w:val="single" w:sz="4" w:space="0" w:color="auto"/>
            </w:tcBorders>
            <w:noWrap/>
            <w:vAlign w:val="center"/>
          </w:tcPr>
          <w:p w14:paraId="7A81EF6E" w14:textId="77777777" w:rsidR="00193F7B" w:rsidRPr="0048256F" w:rsidRDefault="00BF4E65">
            <w:pPr>
              <w:widowControl/>
              <w:jc w:val="center"/>
              <w:rPr>
                <w:rFonts w:eastAsia="楷体"/>
                <w:color w:val="000000"/>
                <w:kern w:val="0"/>
              </w:rPr>
            </w:pPr>
            <w:r w:rsidRPr="0048256F">
              <w:rPr>
                <w:rFonts w:eastAsia="楷体"/>
                <w:color w:val="000000"/>
                <w:kern w:val="0"/>
              </w:rPr>
              <w:t>8-9</w:t>
            </w:r>
          </w:p>
        </w:tc>
        <w:tc>
          <w:tcPr>
            <w:tcW w:w="0" w:type="auto"/>
            <w:tcBorders>
              <w:top w:val="single" w:sz="4" w:space="0" w:color="auto"/>
              <w:bottom w:val="single" w:sz="4" w:space="0" w:color="auto"/>
            </w:tcBorders>
            <w:noWrap/>
            <w:vAlign w:val="center"/>
          </w:tcPr>
          <w:p w14:paraId="65CB38C2" w14:textId="77777777" w:rsidR="00193F7B" w:rsidRPr="0048256F" w:rsidRDefault="00BF4E65">
            <w:pPr>
              <w:widowControl/>
              <w:jc w:val="center"/>
              <w:rPr>
                <w:rFonts w:eastAsia="楷体"/>
                <w:color w:val="000000"/>
                <w:kern w:val="0"/>
              </w:rPr>
            </w:pPr>
            <w:r w:rsidRPr="0048256F">
              <w:rPr>
                <w:rFonts w:eastAsia="楷体"/>
                <w:color w:val="000000"/>
                <w:kern w:val="0"/>
              </w:rPr>
              <w:t>9-10</w:t>
            </w:r>
          </w:p>
        </w:tc>
        <w:tc>
          <w:tcPr>
            <w:tcW w:w="0" w:type="auto"/>
            <w:tcBorders>
              <w:top w:val="single" w:sz="4" w:space="0" w:color="auto"/>
              <w:bottom w:val="single" w:sz="4" w:space="0" w:color="auto"/>
            </w:tcBorders>
            <w:noWrap/>
            <w:vAlign w:val="center"/>
          </w:tcPr>
          <w:p w14:paraId="404D5699" w14:textId="77777777" w:rsidR="00193F7B" w:rsidRPr="0048256F" w:rsidRDefault="00BF4E65">
            <w:pPr>
              <w:widowControl/>
              <w:jc w:val="center"/>
              <w:rPr>
                <w:rFonts w:eastAsia="楷体"/>
                <w:color w:val="000000"/>
                <w:kern w:val="0"/>
              </w:rPr>
            </w:pPr>
            <w:r w:rsidRPr="0048256F">
              <w:rPr>
                <w:rFonts w:eastAsia="楷体"/>
                <w:color w:val="000000"/>
                <w:kern w:val="0"/>
              </w:rPr>
              <w:t>10-1</w:t>
            </w:r>
          </w:p>
        </w:tc>
        <w:tc>
          <w:tcPr>
            <w:tcW w:w="0" w:type="auto"/>
            <w:tcBorders>
              <w:top w:val="single" w:sz="4" w:space="0" w:color="auto"/>
              <w:bottom w:val="single" w:sz="4" w:space="0" w:color="auto"/>
            </w:tcBorders>
            <w:noWrap/>
            <w:vAlign w:val="center"/>
          </w:tcPr>
          <w:p w14:paraId="7200098A" w14:textId="77777777" w:rsidR="00193F7B" w:rsidRPr="0048256F" w:rsidRDefault="00BF4E65">
            <w:pPr>
              <w:widowControl/>
              <w:jc w:val="center"/>
              <w:rPr>
                <w:rFonts w:eastAsia="楷体"/>
                <w:color w:val="000000"/>
                <w:kern w:val="0"/>
              </w:rPr>
            </w:pPr>
            <w:r w:rsidRPr="0048256F">
              <w:rPr>
                <w:rFonts w:eastAsia="楷体"/>
                <w:color w:val="000000"/>
                <w:kern w:val="0"/>
              </w:rPr>
              <w:t>9-4</w:t>
            </w:r>
          </w:p>
        </w:tc>
      </w:tr>
      <w:tr w:rsidR="00193F7B" w:rsidRPr="0048256F" w14:paraId="38AB0F8C" w14:textId="77777777" w:rsidTr="003943F0">
        <w:trPr>
          <w:trHeight w:val="285"/>
          <w:jc w:val="center"/>
        </w:trPr>
        <w:tc>
          <w:tcPr>
            <w:tcW w:w="0" w:type="auto"/>
            <w:tcBorders>
              <w:top w:val="single" w:sz="4" w:space="0" w:color="auto"/>
            </w:tcBorders>
            <w:noWrap/>
            <w:vAlign w:val="center"/>
          </w:tcPr>
          <w:p w14:paraId="348E4ABC" w14:textId="51101EFB" w:rsidR="00193F7B" w:rsidRPr="0048256F" w:rsidRDefault="00BF4E65">
            <w:pPr>
              <w:widowControl/>
              <w:jc w:val="center"/>
              <w:rPr>
                <w:rFonts w:eastAsia="楷体"/>
                <w:color w:val="000000"/>
                <w:kern w:val="0"/>
              </w:rPr>
            </w:pPr>
            <w:r w:rsidRPr="0048256F">
              <w:rPr>
                <w:rFonts w:eastAsia="楷体"/>
                <w:color w:val="000000"/>
                <w:kern w:val="0"/>
              </w:rPr>
              <w:t>键级</w:t>
            </w:r>
          </w:p>
        </w:tc>
        <w:tc>
          <w:tcPr>
            <w:tcW w:w="0" w:type="auto"/>
            <w:tcBorders>
              <w:top w:val="single" w:sz="4" w:space="0" w:color="auto"/>
            </w:tcBorders>
            <w:noWrap/>
            <w:vAlign w:val="center"/>
          </w:tcPr>
          <w:p w14:paraId="51D5D1BB" w14:textId="0384ACCD" w:rsidR="00193F7B" w:rsidRPr="0048256F" w:rsidRDefault="00BF4E65">
            <w:pPr>
              <w:widowControl/>
              <w:jc w:val="center"/>
              <w:rPr>
                <w:rFonts w:eastAsia="楷体"/>
                <w:color w:val="000000"/>
                <w:kern w:val="0"/>
              </w:rPr>
            </w:pPr>
            <w:r w:rsidRPr="0048256F">
              <w:rPr>
                <w:rFonts w:eastAsia="楷体"/>
                <w:color w:val="000000"/>
              </w:rPr>
              <w:t>0.5</w:t>
            </w:r>
            <w:r w:rsidR="005F786A" w:rsidRPr="0048256F">
              <w:rPr>
                <w:rFonts w:eastAsia="楷体"/>
                <w:color w:val="000000"/>
              </w:rPr>
              <w:t>1</w:t>
            </w:r>
          </w:p>
        </w:tc>
        <w:tc>
          <w:tcPr>
            <w:tcW w:w="0" w:type="auto"/>
            <w:tcBorders>
              <w:top w:val="single" w:sz="4" w:space="0" w:color="auto"/>
            </w:tcBorders>
            <w:noWrap/>
            <w:vAlign w:val="center"/>
          </w:tcPr>
          <w:p w14:paraId="12DBDF0F" w14:textId="73C140D0" w:rsidR="00193F7B" w:rsidRPr="0048256F" w:rsidRDefault="00BF4E65">
            <w:pPr>
              <w:widowControl/>
              <w:jc w:val="center"/>
              <w:rPr>
                <w:rFonts w:eastAsia="楷体"/>
                <w:color w:val="000000"/>
                <w:kern w:val="0"/>
              </w:rPr>
            </w:pPr>
            <w:r w:rsidRPr="0048256F">
              <w:rPr>
                <w:rFonts w:eastAsia="楷体"/>
                <w:color w:val="000000"/>
              </w:rPr>
              <w:t>0.7</w:t>
            </w:r>
            <w:r w:rsidR="005F786A" w:rsidRPr="0048256F">
              <w:rPr>
                <w:rFonts w:eastAsia="楷体"/>
                <w:color w:val="000000"/>
              </w:rPr>
              <w:t>9</w:t>
            </w:r>
          </w:p>
        </w:tc>
        <w:tc>
          <w:tcPr>
            <w:tcW w:w="0" w:type="auto"/>
            <w:tcBorders>
              <w:top w:val="single" w:sz="4" w:space="0" w:color="auto"/>
            </w:tcBorders>
            <w:noWrap/>
            <w:vAlign w:val="center"/>
          </w:tcPr>
          <w:p w14:paraId="1808FA0C" w14:textId="548AF2DE" w:rsidR="00193F7B" w:rsidRPr="0048256F" w:rsidRDefault="00BF4E65">
            <w:pPr>
              <w:widowControl/>
              <w:jc w:val="center"/>
              <w:rPr>
                <w:rFonts w:eastAsia="楷体"/>
                <w:color w:val="000000"/>
                <w:kern w:val="0"/>
              </w:rPr>
            </w:pPr>
            <w:r w:rsidRPr="0048256F">
              <w:rPr>
                <w:rFonts w:eastAsia="楷体"/>
                <w:color w:val="000000"/>
              </w:rPr>
              <w:t>0.5</w:t>
            </w:r>
            <w:r w:rsidR="005F786A" w:rsidRPr="0048256F">
              <w:rPr>
                <w:rFonts w:eastAsia="楷体"/>
                <w:color w:val="000000"/>
              </w:rPr>
              <w:t>0</w:t>
            </w:r>
          </w:p>
        </w:tc>
        <w:tc>
          <w:tcPr>
            <w:tcW w:w="0" w:type="auto"/>
            <w:tcBorders>
              <w:top w:val="single" w:sz="4" w:space="0" w:color="auto"/>
            </w:tcBorders>
            <w:noWrap/>
            <w:vAlign w:val="center"/>
          </w:tcPr>
          <w:p w14:paraId="2B6D6FA8" w14:textId="58164992" w:rsidR="00193F7B" w:rsidRPr="0048256F" w:rsidRDefault="00BF4E65">
            <w:pPr>
              <w:widowControl/>
              <w:jc w:val="center"/>
              <w:rPr>
                <w:rFonts w:eastAsia="楷体"/>
                <w:color w:val="000000"/>
                <w:kern w:val="0"/>
              </w:rPr>
            </w:pPr>
            <w:r w:rsidRPr="0048256F">
              <w:rPr>
                <w:rFonts w:eastAsia="楷体"/>
                <w:color w:val="000000"/>
              </w:rPr>
              <w:t>0.5</w:t>
            </w:r>
            <w:r w:rsidR="005F786A" w:rsidRPr="0048256F">
              <w:rPr>
                <w:rFonts w:eastAsia="楷体"/>
                <w:color w:val="000000"/>
              </w:rPr>
              <w:t>0</w:t>
            </w:r>
          </w:p>
        </w:tc>
        <w:tc>
          <w:tcPr>
            <w:tcW w:w="0" w:type="auto"/>
            <w:tcBorders>
              <w:top w:val="single" w:sz="4" w:space="0" w:color="auto"/>
            </w:tcBorders>
            <w:noWrap/>
            <w:vAlign w:val="center"/>
          </w:tcPr>
          <w:p w14:paraId="20615CF2" w14:textId="3544CFF6" w:rsidR="00193F7B" w:rsidRPr="0048256F" w:rsidRDefault="00BF4E65">
            <w:pPr>
              <w:widowControl/>
              <w:jc w:val="center"/>
              <w:rPr>
                <w:rFonts w:eastAsia="楷体"/>
                <w:color w:val="000000"/>
                <w:kern w:val="0"/>
              </w:rPr>
            </w:pPr>
            <w:r w:rsidRPr="0048256F">
              <w:rPr>
                <w:rFonts w:eastAsia="楷体"/>
                <w:color w:val="000000"/>
              </w:rPr>
              <w:t>0.7</w:t>
            </w:r>
            <w:r w:rsidR="005F786A" w:rsidRPr="0048256F">
              <w:rPr>
                <w:rFonts w:eastAsia="楷体"/>
                <w:color w:val="000000"/>
              </w:rPr>
              <w:t>9</w:t>
            </w:r>
          </w:p>
        </w:tc>
        <w:tc>
          <w:tcPr>
            <w:tcW w:w="0" w:type="auto"/>
            <w:tcBorders>
              <w:top w:val="single" w:sz="4" w:space="0" w:color="auto"/>
            </w:tcBorders>
            <w:noWrap/>
            <w:vAlign w:val="center"/>
          </w:tcPr>
          <w:p w14:paraId="52376C61" w14:textId="6A732F9A" w:rsidR="00193F7B" w:rsidRPr="0048256F" w:rsidRDefault="00BF4E65">
            <w:pPr>
              <w:widowControl/>
              <w:jc w:val="center"/>
              <w:rPr>
                <w:rFonts w:eastAsia="楷体"/>
                <w:color w:val="000000"/>
                <w:kern w:val="0"/>
              </w:rPr>
            </w:pPr>
            <w:r w:rsidRPr="0048256F">
              <w:rPr>
                <w:rFonts w:eastAsia="楷体"/>
                <w:color w:val="000000"/>
              </w:rPr>
              <w:t>0.5</w:t>
            </w:r>
            <w:r w:rsidR="005F786A" w:rsidRPr="0048256F">
              <w:rPr>
                <w:rFonts w:eastAsia="楷体"/>
                <w:color w:val="000000"/>
              </w:rPr>
              <w:t>1</w:t>
            </w:r>
          </w:p>
        </w:tc>
        <w:tc>
          <w:tcPr>
            <w:tcW w:w="0" w:type="auto"/>
            <w:tcBorders>
              <w:top w:val="single" w:sz="4" w:space="0" w:color="auto"/>
            </w:tcBorders>
            <w:noWrap/>
            <w:vAlign w:val="center"/>
          </w:tcPr>
          <w:p w14:paraId="3345B57B" w14:textId="7E0CD3B8" w:rsidR="00193F7B" w:rsidRPr="0048256F" w:rsidRDefault="00BF4E65">
            <w:pPr>
              <w:widowControl/>
              <w:jc w:val="center"/>
              <w:rPr>
                <w:rFonts w:eastAsia="楷体"/>
                <w:color w:val="000000"/>
                <w:kern w:val="0"/>
              </w:rPr>
            </w:pPr>
            <w:r w:rsidRPr="0048256F">
              <w:rPr>
                <w:rFonts w:eastAsia="楷体"/>
                <w:color w:val="000000"/>
              </w:rPr>
              <w:t>0.7</w:t>
            </w:r>
            <w:r w:rsidR="005F786A" w:rsidRPr="0048256F">
              <w:rPr>
                <w:rFonts w:eastAsia="楷体"/>
                <w:color w:val="000000"/>
              </w:rPr>
              <w:t>9</w:t>
            </w:r>
          </w:p>
        </w:tc>
        <w:tc>
          <w:tcPr>
            <w:tcW w:w="0" w:type="auto"/>
            <w:tcBorders>
              <w:top w:val="single" w:sz="4" w:space="0" w:color="auto"/>
            </w:tcBorders>
            <w:noWrap/>
            <w:vAlign w:val="center"/>
          </w:tcPr>
          <w:p w14:paraId="14500D46" w14:textId="5B097505" w:rsidR="00193F7B" w:rsidRPr="0048256F" w:rsidRDefault="00BF4E65">
            <w:pPr>
              <w:widowControl/>
              <w:jc w:val="center"/>
              <w:rPr>
                <w:rFonts w:eastAsia="楷体"/>
                <w:color w:val="000000"/>
                <w:kern w:val="0"/>
              </w:rPr>
            </w:pPr>
            <w:r w:rsidRPr="0048256F">
              <w:rPr>
                <w:rFonts w:eastAsia="楷体"/>
                <w:color w:val="000000"/>
              </w:rPr>
              <w:t>0.5</w:t>
            </w:r>
            <w:r w:rsidR="005F786A" w:rsidRPr="0048256F">
              <w:rPr>
                <w:rFonts w:eastAsia="楷体"/>
                <w:color w:val="000000"/>
              </w:rPr>
              <w:t>0</w:t>
            </w:r>
            <w:r w:rsidRPr="0048256F">
              <w:rPr>
                <w:rFonts w:eastAsia="楷体"/>
                <w:color w:val="000000"/>
              </w:rPr>
              <w:t xml:space="preserve"> </w:t>
            </w:r>
          </w:p>
        </w:tc>
        <w:tc>
          <w:tcPr>
            <w:tcW w:w="0" w:type="auto"/>
            <w:tcBorders>
              <w:top w:val="single" w:sz="4" w:space="0" w:color="auto"/>
            </w:tcBorders>
            <w:noWrap/>
            <w:vAlign w:val="center"/>
          </w:tcPr>
          <w:p w14:paraId="5E19E4E2" w14:textId="360D4005" w:rsidR="00193F7B" w:rsidRPr="0048256F" w:rsidRDefault="00BF4E65">
            <w:pPr>
              <w:widowControl/>
              <w:jc w:val="center"/>
              <w:rPr>
                <w:rFonts w:eastAsia="楷体"/>
                <w:color w:val="000000"/>
                <w:kern w:val="0"/>
              </w:rPr>
            </w:pPr>
            <w:r w:rsidRPr="0048256F">
              <w:rPr>
                <w:rFonts w:eastAsia="楷体"/>
                <w:color w:val="000000"/>
              </w:rPr>
              <w:t>0.5</w:t>
            </w:r>
            <w:r w:rsidR="005F786A" w:rsidRPr="0048256F">
              <w:rPr>
                <w:rFonts w:eastAsia="楷体"/>
                <w:color w:val="000000"/>
              </w:rPr>
              <w:t>0</w:t>
            </w:r>
          </w:p>
        </w:tc>
        <w:tc>
          <w:tcPr>
            <w:tcW w:w="0" w:type="auto"/>
            <w:tcBorders>
              <w:top w:val="single" w:sz="4" w:space="0" w:color="auto"/>
            </w:tcBorders>
            <w:noWrap/>
            <w:vAlign w:val="center"/>
          </w:tcPr>
          <w:p w14:paraId="226EA39F" w14:textId="6D346B09" w:rsidR="00193F7B" w:rsidRPr="0048256F" w:rsidRDefault="00BF4E65">
            <w:pPr>
              <w:widowControl/>
              <w:jc w:val="center"/>
              <w:rPr>
                <w:rFonts w:eastAsia="楷体"/>
                <w:color w:val="000000"/>
                <w:kern w:val="0"/>
              </w:rPr>
            </w:pPr>
            <w:r w:rsidRPr="0048256F">
              <w:rPr>
                <w:rFonts w:eastAsia="楷体"/>
                <w:color w:val="000000"/>
              </w:rPr>
              <w:t>0.7</w:t>
            </w:r>
            <w:r w:rsidR="005F786A" w:rsidRPr="0048256F">
              <w:rPr>
                <w:rFonts w:eastAsia="楷体"/>
                <w:color w:val="000000"/>
              </w:rPr>
              <w:t>9</w:t>
            </w:r>
            <w:r w:rsidRPr="0048256F">
              <w:rPr>
                <w:rFonts w:eastAsia="楷体"/>
                <w:color w:val="000000"/>
              </w:rPr>
              <w:t xml:space="preserve"> </w:t>
            </w:r>
          </w:p>
        </w:tc>
        <w:tc>
          <w:tcPr>
            <w:tcW w:w="0" w:type="auto"/>
            <w:tcBorders>
              <w:top w:val="single" w:sz="4" w:space="0" w:color="auto"/>
            </w:tcBorders>
            <w:noWrap/>
            <w:vAlign w:val="center"/>
          </w:tcPr>
          <w:p w14:paraId="0987C55C" w14:textId="3C095845" w:rsidR="00193F7B" w:rsidRPr="0048256F" w:rsidRDefault="00BF4E65">
            <w:pPr>
              <w:widowControl/>
              <w:jc w:val="center"/>
              <w:rPr>
                <w:rFonts w:eastAsia="楷体"/>
                <w:color w:val="000000"/>
                <w:kern w:val="0"/>
              </w:rPr>
            </w:pPr>
            <w:r w:rsidRPr="0048256F">
              <w:rPr>
                <w:rFonts w:eastAsia="楷体"/>
                <w:color w:val="000000"/>
              </w:rPr>
              <w:t>0.</w:t>
            </w:r>
            <w:r w:rsidR="005F786A" w:rsidRPr="0048256F">
              <w:rPr>
                <w:rFonts w:eastAsia="楷体"/>
                <w:color w:val="000000"/>
              </w:rPr>
              <w:t>61</w:t>
            </w:r>
          </w:p>
        </w:tc>
      </w:tr>
    </w:tbl>
    <w:p w14:paraId="15803F62" w14:textId="77777777" w:rsidR="00193F7B" w:rsidRPr="0048256F" w:rsidRDefault="00193F7B" w:rsidP="00C43680">
      <w:pPr>
        <w:adjustRightInd w:val="0"/>
        <w:snapToGrid w:val="0"/>
        <w:spacing w:line="440" w:lineRule="exact"/>
        <w:ind w:firstLineChars="200" w:firstLine="420"/>
        <w:rPr>
          <w:rFonts w:ascii="华文楷体" w:eastAsia="华文楷体" w:hAnsi="华文楷体"/>
        </w:rPr>
      </w:pPr>
    </w:p>
    <w:p w14:paraId="298C656A" w14:textId="1E281A97" w:rsidR="00C65719" w:rsidRPr="0048256F" w:rsidRDefault="00D77CCF" w:rsidP="00F629A4">
      <w:pPr>
        <w:adjustRightInd w:val="0"/>
        <w:snapToGrid w:val="0"/>
        <w:spacing w:line="440" w:lineRule="exact"/>
        <w:ind w:leftChars="199" w:left="423" w:hangingChars="2" w:hanging="5"/>
        <w:rPr>
          <w:rFonts w:eastAsia="楷体"/>
          <w:sz w:val="24"/>
          <w:szCs w:val="24"/>
        </w:rPr>
      </w:pPr>
      <w:r w:rsidRPr="0048256F">
        <w:rPr>
          <w:rFonts w:eastAsia="楷体"/>
          <w:sz w:val="24"/>
          <w:szCs w:val="24"/>
        </w:rPr>
        <w:t>7</w:t>
      </w:r>
      <w:r w:rsidRPr="0048256F">
        <w:rPr>
          <w:rFonts w:eastAsia="楷体" w:hint="eastAsia"/>
          <w:sz w:val="24"/>
          <w:szCs w:val="24"/>
        </w:rPr>
        <w:t>)</w:t>
      </w:r>
      <w:r w:rsidR="00FC6D5C" w:rsidRPr="0048256F">
        <w:rPr>
          <w:rFonts w:eastAsia="楷体" w:hint="eastAsia"/>
          <w:sz w:val="24"/>
          <w:szCs w:val="24"/>
        </w:rPr>
        <w:t xml:space="preserve"> </w:t>
      </w:r>
      <w:r w:rsidR="00BF4E65" w:rsidRPr="0048256F">
        <w:rPr>
          <w:rFonts w:eastAsia="楷体" w:hint="eastAsia"/>
          <w:sz w:val="24"/>
          <w:szCs w:val="24"/>
        </w:rPr>
        <w:t>通过爬山</w:t>
      </w:r>
      <w:r w:rsidR="00C65719" w:rsidRPr="0048256F">
        <w:rPr>
          <w:rFonts w:eastAsia="楷体" w:hint="eastAsia"/>
          <w:sz w:val="24"/>
          <w:szCs w:val="24"/>
        </w:rPr>
        <w:t>（</w:t>
      </w:r>
      <w:r w:rsidR="00C65719" w:rsidRPr="0048256F">
        <w:rPr>
          <w:rFonts w:eastAsia="楷体"/>
          <w:sz w:val="24"/>
          <w:szCs w:val="24"/>
        </w:rPr>
        <w:t>Hill Climbing</w:t>
      </w:r>
      <w:r w:rsidR="00C65719" w:rsidRPr="0048256F">
        <w:rPr>
          <w:rFonts w:eastAsia="楷体" w:hint="eastAsia"/>
          <w:sz w:val="24"/>
          <w:szCs w:val="24"/>
        </w:rPr>
        <w:t>）</w:t>
      </w:r>
      <w:r w:rsidR="00BF4E65" w:rsidRPr="0048256F">
        <w:rPr>
          <w:rFonts w:eastAsia="楷体" w:hint="eastAsia"/>
          <w:sz w:val="24"/>
          <w:szCs w:val="24"/>
        </w:rPr>
        <w:t>算法迭代优化参数，使改进的</w:t>
      </w:r>
      <w:r w:rsidR="00BF4E65" w:rsidRPr="0048256F">
        <w:rPr>
          <w:rFonts w:eastAsia="楷体" w:hint="eastAsia"/>
          <w:sz w:val="24"/>
          <w:szCs w:val="24"/>
        </w:rPr>
        <w:t>HMO</w:t>
      </w:r>
      <w:r w:rsidR="00BF4E65" w:rsidRPr="0048256F">
        <w:rPr>
          <w:rFonts w:eastAsia="楷体" w:hint="eastAsia"/>
          <w:sz w:val="24"/>
          <w:szCs w:val="24"/>
        </w:rPr>
        <w:t>法计算</w:t>
      </w:r>
      <w:r w:rsidR="00C65719" w:rsidRPr="0048256F">
        <w:rPr>
          <w:rFonts w:eastAsia="楷体"/>
          <w:sz w:val="24"/>
          <w:szCs w:val="24"/>
        </w:rPr>
        <w:t>π</w:t>
      </w:r>
      <w:r w:rsidR="00BF4E65" w:rsidRPr="0048256F">
        <w:rPr>
          <w:rFonts w:eastAsia="楷体" w:hint="eastAsia"/>
          <w:sz w:val="24"/>
          <w:szCs w:val="24"/>
        </w:rPr>
        <w:t>键级不断接近</w:t>
      </w:r>
      <w:r w:rsidR="00DA4480" w:rsidRPr="0048256F">
        <w:rPr>
          <w:rFonts w:eastAsia="楷体"/>
          <w:sz w:val="24"/>
          <w:szCs w:val="24"/>
        </w:rPr>
        <w:t>HF</w:t>
      </w:r>
      <w:r w:rsidR="00BF4E65" w:rsidRPr="0048256F">
        <w:rPr>
          <w:rFonts w:eastAsia="楷体"/>
          <w:sz w:val="24"/>
          <w:szCs w:val="24"/>
        </w:rPr>
        <w:t>/</w:t>
      </w:r>
      <w:r w:rsidR="00DA4480" w:rsidRPr="0048256F">
        <w:rPr>
          <w:rFonts w:eastAsia="楷体"/>
          <w:sz w:val="24"/>
          <w:szCs w:val="24"/>
        </w:rPr>
        <w:t>3-21G</w:t>
      </w:r>
      <w:r w:rsidR="00BF4E65" w:rsidRPr="0048256F">
        <w:rPr>
          <w:rFonts w:eastAsia="楷体"/>
          <w:sz w:val="24"/>
          <w:szCs w:val="24"/>
        </w:rPr>
        <w:t>级别下</w:t>
      </w:r>
      <w:r w:rsidR="00BF4E65" w:rsidRPr="0048256F">
        <w:rPr>
          <w:rFonts w:eastAsia="楷体" w:hint="eastAsia"/>
          <w:sz w:val="24"/>
          <w:szCs w:val="24"/>
        </w:rPr>
        <w:t>的目标</w:t>
      </w:r>
      <w:r w:rsidR="00C65719" w:rsidRPr="0048256F">
        <w:rPr>
          <w:rFonts w:eastAsia="楷体"/>
          <w:sz w:val="24"/>
          <w:szCs w:val="24"/>
        </w:rPr>
        <w:t>π</w:t>
      </w:r>
      <w:r w:rsidR="00BF4E65" w:rsidRPr="0048256F">
        <w:rPr>
          <w:rFonts w:eastAsia="楷体" w:hint="eastAsia"/>
          <w:sz w:val="24"/>
          <w:szCs w:val="24"/>
        </w:rPr>
        <w:t>键级</w:t>
      </w:r>
      <w:r w:rsidR="00C65719" w:rsidRPr="0048256F">
        <w:rPr>
          <w:rFonts w:eastAsia="楷体" w:hint="eastAsia"/>
          <w:sz w:val="24"/>
          <w:szCs w:val="24"/>
        </w:rPr>
        <w:t>，使两种</w:t>
      </w:r>
      <w:r w:rsidR="00C65719" w:rsidRPr="0048256F">
        <w:rPr>
          <w:rFonts w:eastAsia="楷体"/>
          <w:sz w:val="24"/>
          <w:szCs w:val="24"/>
        </w:rPr>
        <w:t>π</w:t>
      </w:r>
      <w:r w:rsidR="00C65719" w:rsidRPr="0048256F">
        <w:rPr>
          <w:rFonts w:eastAsia="楷体" w:hint="eastAsia"/>
          <w:sz w:val="24"/>
          <w:szCs w:val="24"/>
        </w:rPr>
        <w:t>键级之间的</w:t>
      </w:r>
      <w:r w:rsidR="00BF4E65" w:rsidRPr="0048256F">
        <w:rPr>
          <w:rFonts w:eastAsia="楷体" w:hint="eastAsia"/>
          <w:sz w:val="24"/>
          <w:szCs w:val="24"/>
        </w:rPr>
        <w:t>误差</w:t>
      </w:r>
      <w:r w:rsidR="00C65719" w:rsidRPr="0048256F">
        <w:rPr>
          <w:rFonts w:eastAsia="楷体" w:hint="eastAsia"/>
          <w:sz w:val="24"/>
          <w:szCs w:val="24"/>
        </w:rPr>
        <w:t>（</w:t>
      </w:r>
      <w:proofErr w:type="spellStart"/>
      <w:r w:rsidR="00C65719" w:rsidRPr="0048256F">
        <w:rPr>
          <w:rFonts w:eastAsia="楷体" w:hint="eastAsia"/>
          <w:sz w:val="24"/>
          <w:szCs w:val="24"/>
        </w:rPr>
        <w:t>min_loss</w:t>
      </w:r>
      <w:proofErr w:type="spellEnd"/>
      <w:r w:rsidR="00C65719" w:rsidRPr="0048256F">
        <w:rPr>
          <w:rFonts w:eastAsia="楷体" w:hint="eastAsia"/>
          <w:sz w:val="24"/>
          <w:szCs w:val="24"/>
        </w:rPr>
        <w:t>）</w:t>
      </w:r>
      <w:r w:rsidR="00DA4480" w:rsidRPr="0048256F">
        <w:rPr>
          <w:rFonts w:eastAsia="楷体" w:hint="eastAsia"/>
          <w:sz w:val="24"/>
          <w:szCs w:val="24"/>
        </w:rPr>
        <w:t>接近于</w:t>
      </w:r>
      <w:r w:rsidR="00BF4E65" w:rsidRPr="0048256F">
        <w:rPr>
          <w:rFonts w:eastAsia="楷体" w:hint="eastAsia"/>
          <w:sz w:val="24"/>
          <w:szCs w:val="24"/>
        </w:rPr>
        <w:t>0.0</w:t>
      </w:r>
      <w:r w:rsidR="00DA4480" w:rsidRPr="0048256F">
        <w:rPr>
          <w:rFonts w:eastAsia="楷体"/>
          <w:sz w:val="24"/>
          <w:szCs w:val="24"/>
        </w:rPr>
        <w:t>0</w:t>
      </w:r>
      <w:r w:rsidR="00BF4E65" w:rsidRPr="0048256F">
        <w:rPr>
          <w:rFonts w:eastAsia="楷体" w:hint="eastAsia"/>
          <w:sz w:val="24"/>
          <w:szCs w:val="24"/>
        </w:rPr>
        <w:t>1</w:t>
      </w:r>
      <w:r w:rsidR="00BF4E65" w:rsidRPr="0048256F">
        <w:rPr>
          <w:rFonts w:eastAsia="楷体" w:hint="eastAsia"/>
          <w:sz w:val="24"/>
          <w:szCs w:val="24"/>
        </w:rPr>
        <w:t>），</w:t>
      </w:r>
      <w:r w:rsidR="00C65719" w:rsidRPr="0048256F">
        <w:rPr>
          <w:rFonts w:eastAsia="楷体" w:hint="eastAsia"/>
          <w:sz w:val="24"/>
          <w:szCs w:val="24"/>
        </w:rPr>
        <w:t>最终获得最优参数，流程示意图和运算结果如图</w:t>
      </w:r>
      <w:r w:rsidR="00C65719" w:rsidRPr="0048256F">
        <w:rPr>
          <w:rFonts w:eastAsia="楷体" w:hint="eastAsia"/>
          <w:sz w:val="24"/>
          <w:szCs w:val="24"/>
        </w:rPr>
        <w:t>1</w:t>
      </w:r>
      <w:r w:rsidR="007D7542" w:rsidRPr="0048256F">
        <w:rPr>
          <w:rFonts w:eastAsia="楷体"/>
          <w:sz w:val="24"/>
          <w:szCs w:val="24"/>
        </w:rPr>
        <w:t>8</w:t>
      </w:r>
      <w:r w:rsidR="00C65719" w:rsidRPr="0048256F">
        <w:rPr>
          <w:rFonts w:eastAsia="楷体" w:hint="eastAsia"/>
          <w:sz w:val="24"/>
          <w:szCs w:val="24"/>
        </w:rPr>
        <w:t>所示：</w:t>
      </w:r>
    </w:p>
    <w:p w14:paraId="5E2A71AF" w14:textId="0A1B5DB1" w:rsidR="00C65719" w:rsidRPr="0048256F" w:rsidRDefault="00C65719" w:rsidP="00F629A4">
      <w:pPr>
        <w:adjustRightInd w:val="0"/>
        <w:snapToGrid w:val="0"/>
        <w:spacing w:line="440" w:lineRule="exact"/>
        <w:ind w:firstLineChars="500" w:firstLine="1200"/>
        <w:rPr>
          <w:rFonts w:eastAsia="楷体"/>
          <w:sz w:val="24"/>
          <w:szCs w:val="24"/>
        </w:rPr>
      </w:pPr>
    </w:p>
    <w:p w14:paraId="1981158E" w14:textId="39F8D1D3" w:rsidR="00193F7B" w:rsidRPr="0048256F" w:rsidRDefault="008C2CD0" w:rsidP="005A0D88">
      <w:pPr>
        <w:jc w:val="center"/>
        <w:rPr>
          <w:rFonts w:ascii="华文楷体" w:eastAsia="华文楷体" w:hAnsi="华文楷体"/>
        </w:rPr>
      </w:pPr>
      <w:r w:rsidRPr="0048256F">
        <w:rPr>
          <w:rFonts w:ascii="华文楷体" w:eastAsia="华文楷体" w:hAnsi="华文楷体"/>
          <w:noProof/>
        </w:rPr>
        <w:lastRenderedPageBreak/>
        <w:drawing>
          <wp:inline distT="0" distB="0" distL="0" distR="0" wp14:anchorId="19964F3E" wp14:editId="10B89AD8">
            <wp:extent cx="5400040" cy="4527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39"/>
                    <a:stretch>
                      <a:fillRect/>
                    </a:stretch>
                  </pic:blipFill>
                  <pic:spPr>
                    <a:xfrm>
                      <a:off x="0" y="0"/>
                      <a:ext cx="5400040" cy="4527550"/>
                    </a:xfrm>
                    <a:prstGeom prst="rect">
                      <a:avLst/>
                    </a:prstGeom>
                  </pic:spPr>
                </pic:pic>
              </a:graphicData>
            </a:graphic>
          </wp:inline>
        </w:drawing>
      </w:r>
    </w:p>
    <w:p w14:paraId="0824B3BE" w14:textId="647CF7E5" w:rsidR="00193F7B" w:rsidRPr="0048256F" w:rsidRDefault="00BF4E65" w:rsidP="005A0D88">
      <w:pPr>
        <w:adjustRightInd w:val="0"/>
        <w:snapToGrid w:val="0"/>
        <w:jc w:val="center"/>
        <w:rPr>
          <w:rFonts w:eastAsia="华文楷体"/>
          <w:sz w:val="24"/>
          <w:szCs w:val="24"/>
        </w:rPr>
      </w:pPr>
      <w:r w:rsidRPr="0048256F">
        <w:rPr>
          <w:rFonts w:eastAsia="华文楷体"/>
          <w:sz w:val="24"/>
          <w:szCs w:val="24"/>
        </w:rPr>
        <w:t>图</w:t>
      </w:r>
      <w:r w:rsidRPr="0048256F">
        <w:rPr>
          <w:rFonts w:eastAsia="华文楷体"/>
          <w:sz w:val="24"/>
          <w:szCs w:val="24"/>
        </w:rPr>
        <w:t>1</w:t>
      </w:r>
      <w:r w:rsidR="007D7542" w:rsidRPr="0048256F">
        <w:rPr>
          <w:rFonts w:eastAsia="华文楷体"/>
          <w:sz w:val="24"/>
          <w:szCs w:val="24"/>
        </w:rPr>
        <w:t>8</w:t>
      </w:r>
      <w:r w:rsidRPr="0048256F">
        <w:rPr>
          <w:rFonts w:eastAsia="华文楷体"/>
          <w:sz w:val="24"/>
          <w:szCs w:val="24"/>
        </w:rPr>
        <w:t>.</w:t>
      </w:r>
      <w:r w:rsidRPr="0048256F">
        <w:rPr>
          <w:rFonts w:eastAsia="华文楷体"/>
          <w:sz w:val="24"/>
          <w:szCs w:val="24"/>
        </w:rPr>
        <w:t>（</w:t>
      </w:r>
      <w:r w:rsidRPr="0048256F">
        <w:rPr>
          <w:rFonts w:eastAsia="华文楷体"/>
          <w:sz w:val="24"/>
          <w:szCs w:val="24"/>
        </w:rPr>
        <w:t>a</w:t>
      </w:r>
      <w:r w:rsidRPr="0048256F">
        <w:rPr>
          <w:rFonts w:eastAsia="华文楷体"/>
          <w:sz w:val="24"/>
          <w:szCs w:val="24"/>
        </w:rPr>
        <w:t>）爬山法迭代流程示意图和（</w:t>
      </w:r>
      <w:r w:rsidRPr="0048256F">
        <w:rPr>
          <w:rFonts w:eastAsia="华文楷体"/>
          <w:sz w:val="24"/>
          <w:szCs w:val="24"/>
        </w:rPr>
        <w:t>b</w:t>
      </w:r>
      <w:r w:rsidRPr="0048256F">
        <w:rPr>
          <w:rFonts w:eastAsia="华文楷体"/>
          <w:sz w:val="24"/>
          <w:szCs w:val="24"/>
        </w:rPr>
        <w:t>）运算结果</w:t>
      </w:r>
      <w:r w:rsidR="003A4826" w:rsidRPr="0048256F">
        <w:rPr>
          <w:rFonts w:eastAsia="华文楷体" w:hint="eastAsia"/>
          <w:sz w:val="24"/>
          <w:szCs w:val="24"/>
        </w:rPr>
        <w:t>（</w:t>
      </w:r>
      <w:r w:rsidRPr="0048256F">
        <w:rPr>
          <w:rFonts w:eastAsia="华文楷体"/>
          <w:sz w:val="24"/>
          <w:szCs w:val="24"/>
        </w:rPr>
        <w:t>数据顺序分别为</w:t>
      </w:r>
      <w:r w:rsidRPr="0048256F">
        <w:rPr>
          <w:rFonts w:eastAsia="华文楷体"/>
          <w:sz w:val="24"/>
          <w:szCs w:val="24"/>
        </w:rPr>
        <w:t>a</w:t>
      </w:r>
      <w:r w:rsidR="004F59CE" w:rsidRPr="0048256F">
        <w:rPr>
          <w:rFonts w:eastAsia="华文楷体" w:hint="eastAsia"/>
          <w:sz w:val="24"/>
          <w:szCs w:val="24"/>
        </w:rPr>
        <w:t>、</w:t>
      </w:r>
      <w:r w:rsidRPr="0048256F">
        <w:rPr>
          <w:rFonts w:eastAsia="华文楷体"/>
          <w:sz w:val="24"/>
          <w:szCs w:val="24"/>
        </w:rPr>
        <w:t>b</w:t>
      </w:r>
      <w:r w:rsidR="004F59CE" w:rsidRPr="0048256F">
        <w:rPr>
          <w:rFonts w:eastAsia="华文楷体" w:hint="eastAsia"/>
          <w:sz w:val="24"/>
          <w:szCs w:val="24"/>
        </w:rPr>
        <w:t>、</w:t>
      </w:r>
      <w:r w:rsidRPr="0048256F">
        <w:rPr>
          <w:rFonts w:eastAsia="华文楷体"/>
          <w:sz w:val="24"/>
          <w:szCs w:val="24"/>
        </w:rPr>
        <w:t>c</w:t>
      </w:r>
      <w:r w:rsidR="004F59CE" w:rsidRPr="0048256F">
        <w:rPr>
          <w:rFonts w:eastAsia="华文楷体" w:hint="eastAsia"/>
          <w:sz w:val="24"/>
          <w:szCs w:val="24"/>
        </w:rPr>
        <w:t>、</w:t>
      </w:r>
      <w:r w:rsidRPr="0048256F">
        <w:rPr>
          <w:rFonts w:eastAsia="华文楷体"/>
          <w:sz w:val="24"/>
          <w:szCs w:val="24"/>
        </w:rPr>
        <w:t>A</w:t>
      </w:r>
      <w:r w:rsidR="004F59CE" w:rsidRPr="0048256F">
        <w:rPr>
          <w:rFonts w:eastAsia="华文楷体" w:hint="eastAsia"/>
          <w:sz w:val="24"/>
          <w:szCs w:val="24"/>
        </w:rPr>
        <w:t>、</w:t>
      </w:r>
      <w:r w:rsidRPr="0048256F">
        <w:rPr>
          <w:rFonts w:eastAsia="华文楷体"/>
          <w:sz w:val="24"/>
          <w:szCs w:val="24"/>
        </w:rPr>
        <w:t>B</w:t>
      </w:r>
      <w:r w:rsidR="004F59CE" w:rsidRPr="0048256F">
        <w:rPr>
          <w:rFonts w:eastAsia="华文楷体" w:hint="eastAsia"/>
          <w:sz w:val="24"/>
          <w:szCs w:val="24"/>
        </w:rPr>
        <w:t>、</w:t>
      </w:r>
      <w:r w:rsidRPr="0048256F">
        <w:rPr>
          <w:rFonts w:eastAsia="华文楷体"/>
          <w:sz w:val="24"/>
          <w:szCs w:val="24"/>
        </w:rPr>
        <w:t>C</w:t>
      </w:r>
      <w:r w:rsidR="004F59CE" w:rsidRPr="0048256F">
        <w:rPr>
          <w:rFonts w:eastAsia="华文楷体" w:hint="eastAsia"/>
          <w:sz w:val="24"/>
          <w:szCs w:val="24"/>
        </w:rPr>
        <w:t>、</w:t>
      </w:r>
      <w:r w:rsidRPr="0048256F">
        <w:rPr>
          <w:rFonts w:eastAsia="华文楷体"/>
          <w:sz w:val="24"/>
          <w:szCs w:val="24"/>
        </w:rPr>
        <w:t>D</w:t>
      </w:r>
      <w:r w:rsidR="004F59CE" w:rsidRPr="0048256F">
        <w:rPr>
          <w:rFonts w:eastAsia="华文楷体" w:hint="eastAsia"/>
          <w:sz w:val="24"/>
          <w:szCs w:val="24"/>
        </w:rPr>
        <w:t>、</w:t>
      </w:r>
      <w:r w:rsidR="00DA4480" w:rsidRPr="0048256F">
        <w:rPr>
          <w:rFonts w:eastAsia="华文楷体" w:hint="eastAsia"/>
          <w:sz w:val="24"/>
          <w:szCs w:val="24"/>
        </w:rPr>
        <w:t>改进</w:t>
      </w:r>
      <w:r w:rsidR="00DA4480" w:rsidRPr="0048256F">
        <w:rPr>
          <w:rFonts w:eastAsia="华文楷体" w:hint="eastAsia"/>
          <w:sz w:val="24"/>
          <w:szCs w:val="24"/>
        </w:rPr>
        <w:t>H</w:t>
      </w:r>
      <w:r w:rsidR="00DA4480" w:rsidRPr="0048256F">
        <w:rPr>
          <w:rFonts w:eastAsia="华文楷体"/>
          <w:sz w:val="24"/>
          <w:szCs w:val="24"/>
        </w:rPr>
        <w:t>MO</w:t>
      </w:r>
      <w:r w:rsidR="00DA4480" w:rsidRPr="0048256F">
        <w:rPr>
          <w:rFonts w:eastAsia="华文楷体" w:hint="eastAsia"/>
          <w:sz w:val="24"/>
          <w:szCs w:val="24"/>
        </w:rPr>
        <w:t>法计算的</w:t>
      </w:r>
      <w:r w:rsidR="00DA4480" w:rsidRPr="0048256F">
        <w:rPr>
          <w:rFonts w:eastAsia="楷体"/>
          <w:sz w:val="24"/>
          <w:szCs w:val="24"/>
        </w:rPr>
        <w:t>π</w:t>
      </w:r>
      <w:r w:rsidR="00DA4480" w:rsidRPr="0048256F">
        <w:rPr>
          <w:rFonts w:eastAsia="华文楷体"/>
          <w:sz w:val="24"/>
          <w:szCs w:val="24"/>
        </w:rPr>
        <w:t>键级</w:t>
      </w:r>
      <w:r w:rsidR="00DA4480" w:rsidRPr="0048256F">
        <w:rPr>
          <w:rFonts w:eastAsia="华文楷体" w:hint="eastAsia"/>
          <w:sz w:val="24"/>
          <w:szCs w:val="24"/>
        </w:rPr>
        <w:t>与从头算法计算的</w:t>
      </w:r>
      <w:r w:rsidR="003A4826" w:rsidRPr="0048256F">
        <w:rPr>
          <w:rFonts w:eastAsia="楷体"/>
          <w:sz w:val="24"/>
          <w:szCs w:val="24"/>
        </w:rPr>
        <w:t>π</w:t>
      </w:r>
      <w:r w:rsidRPr="0048256F">
        <w:rPr>
          <w:rFonts w:eastAsia="华文楷体"/>
          <w:sz w:val="24"/>
          <w:szCs w:val="24"/>
        </w:rPr>
        <w:t>键级</w:t>
      </w:r>
      <w:r w:rsidR="003A4826" w:rsidRPr="0048256F">
        <w:rPr>
          <w:rFonts w:eastAsia="华文楷体" w:hint="eastAsia"/>
          <w:sz w:val="24"/>
          <w:szCs w:val="24"/>
        </w:rPr>
        <w:t>之间的</w:t>
      </w:r>
      <w:r w:rsidRPr="0048256F">
        <w:rPr>
          <w:rFonts w:eastAsia="华文楷体"/>
          <w:sz w:val="24"/>
          <w:szCs w:val="24"/>
        </w:rPr>
        <w:t>误差</w:t>
      </w:r>
      <w:r w:rsidR="003A4826" w:rsidRPr="0048256F">
        <w:rPr>
          <w:rFonts w:eastAsia="华文楷体" w:hint="eastAsia"/>
          <w:sz w:val="24"/>
          <w:szCs w:val="24"/>
        </w:rPr>
        <w:t>（</w:t>
      </w:r>
      <w:r w:rsidR="003A4826" w:rsidRPr="0048256F">
        <w:rPr>
          <w:rFonts w:eastAsia="华文楷体" w:hint="eastAsia"/>
          <w:sz w:val="24"/>
          <w:szCs w:val="24"/>
        </w:rPr>
        <w:t>min_loss</w:t>
      </w:r>
      <w:r w:rsidR="003A4826" w:rsidRPr="0048256F">
        <w:rPr>
          <w:rFonts w:eastAsia="华文楷体" w:hint="eastAsia"/>
          <w:sz w:val="24"/>
          <w:szCs w:val="24"/>
        </w:rPr>
        <w:t>））</w:t>
      </w:r>
    </w:p>
    <w:p w14:paraId="0C33C7FE" w14:textId="77777777" w:rsidR="00193F7B" w:rsidRPr="0048256F" w:rsidRDefault="00193F7B" w:rsidP="00C43680">
      <w:pPr>
        <w:adjustRightInd w:val="0"/>
        <w:snapToGrid w:val="0"/>
        <w:spacing w:line="440" w:lineRule="exact"/>
        <w:ind w:firstLineChars="200" w:firstLine="480"/>
        <w:rPr>
          <w:rFonts w:ascii="华文楷体" w:eastAsia="华文楷体" w:hAnsi="华文楷体"/>
          <w:sz w:val="24"/>
          <w:szCs w:val="24"/>
        </w:rPr>
      </w:pPr>
    </w:p>
    <w:p w14:paraId="398C175E" w14:textId="77777777" w:rsidR="00193F7B" w:rsidRPr="0048256F" w:rsidRDefault="00BF4E65">
      <w:pPr>
        <w:adjustRightInd w:val="0"/>
        <w:snapToGrid w:val="0"/>
        <w:spacing w:line="440" w:lineRule="exact"/>
        <w:ind w:firstLine="480"/>
        <w:rPr>
          <w:rFonts w:eastAsia="楷体"/>
          <w:b/>
          <w:sz w:val="24"/>
          <w:szCs w:val="24"/>
        </w:rPr>
      </w:pPr>
      <w:r w:rsidRPr="0048256F">
        <w:rPr>
          <w:rFonts w:eastAsia="楷体" w:hint="eastAsia"/>
          <w:b/>
          <w:sz w:val="24"/>
          <w:szCs w:val="24"/>
        </w:rPr>
        <w:t>3</w:t>
      </w:r>
      <w:r w:rsidRPr="0048256F">
        <w:rPr>
          <w:rFonts w:eastAsia="楷体"/>
          <w:b/>
          <w:sz w:val="24"/>
          <w:szCs w:val="24"/>
        </w:rPr>
        <w:t xml:space="preserve">.2 </w:t>
      </w:r>
      <w:r w:rsidRPr="0048256F">
        <w:rPr>
          <w:rFonts w:eastAsia="楷体" w:hint="eastAsia"/>
          <w:b/>
          <w:sz w:val="24"/>
          <w:szCs w:val="24"/>
        </w:rPr>
        <w:t>研究方案的可行性分析</w:t>
      </w:r>
    </w:p>
    <w:p w14:paraId="4E693E8C" w14:textId="7357D0A1" w:rsidR="00193F7B" w:rsidRPr="0048256F" w:rsidRDefault="00BC7516" w:rsidP="00875D0D">
      <w:pPr>
        <w:adjustRightInd w:val="0"/>
        <w:snapToGrid w:val="0"/>
        <w:spacing w:line="440" w:lineRule="exact"/>
        <w:ind w:firstLineChars="200" w:firstLine="480"/>
        <w:rPr>
          <w:rFonts w:eastAsia="楷体"/>
          <w:sz w:val="24"/>
          <w:szCs w:val="24"/>
        </w:rPr>
      </w:pPr>
      <w:r w:rsidRPr="0048256F">
        <w:rPr>
          <w:rFonts w:eastAsia="楷体"/>
          <w:sz w:val="24"/>
          <w:szCs w:val="24"/>
        </w:rPr>
        <w:t>1</w:t>
      </w:r>
      <w:r w:rsidRPr="0048256F">
        <w:rPr>
          <w:rFonts w:eastAsia="楷体" w:hint="eastAsia"/>
          <w:sz w:val="24"/>
          <w:szCs w:val="24"/>
        </w:rPr>
        <w:t>)</w:t>
      </w:r>
      <w:r w:rsidR="00D376D9" w:rsidRPr="0048256F">
        <w:rPr>
          <w:rFonts w:eastAsia="楷体" w:hint="eastAsia"/>
          <w:sz w:val="24"/>
          <w:szCs w:val="24"/>
        </w:rPr>
        <w:t xml:space="preserve"> </w:t>
      </w:r>
      <w:r w:rsidR="00BF4E65" w:rsidRPr="0048256F">
        <w:rPr>
          <w:rFonts w:eastAsia="楷体"/>
          <w:sz w:val="24"/>
          <w:szCs w:val="24"/>
        </w:rPr>
        <w:t>申请人自</w:t>
      </w:r>
      <w:r w:rsidR="00F629A4" w:rsidRPr="0048256F">
        <w:rPr>
          <w:rFonts w:eastAsia="楷体" w:hint="eastAsia"/>
          <w:sz w:val="24"/>
          <w:szCs w:val="24"/>
        </w:rPr>
        <w:t>2</w:t>
      </w:r>
      <w:r w:rsidR="00F629A4" w:rsidRPr="0048256F">
        <w:rPr>
          <w:rFonts w:eastAsia="楷体"/>
          <w:sz w:val="24"/>
          <w:szCs w:val="24"/>
        </w:rPr>
        <w:t>008</w:t>
      </w:r>
      <w:r w:rsidR="00F629A4" w:rsidRPr="0048256F">
        <w:rPr>
          <w:rFonts w:eastAsia="楷体" w:hint="eastAsia"/>
          <w:sz w:val="24"/>
          <w:szCs w:val="24"/>
        </w:rPr>
        <w:t>年</w:t>
      </w:r>
      <w:r w:rsidR="00BF4E65" w:rsidRPr="0048256F">
        <w:rPr>
          <w:rFonts w:eastAsia="楷体"/>
          <w:sz w:val="24"/>
          <w:szCs w:val="24"/>
        </w:rPr>
        <w:t>以来一直</w:t>
      </w:r>
      <w:r w:rsidR="00171BCE" w:rsidRPr="0048256F">
        <w:rPr>
          <w:rFonts w:eastAsia="楷体" w:hint="eastAsia"/>
          <w:sz w:val="24"/>
          <w:szCs w:val="24"/>
        </w:rPr>
        <w:t>从事</w:t>
      </w:r>
      <w:r w:rsidR="00BF4E65" w:rsidRPr="0048256F">
        <w:rPr>
          <w:rFonts w:eastAsia="楷体"/>
          <w:sz w:val="24"/>
          <w:szCs w:val="24"/>
        </w:rPr>
        <w:t>有机小分子</w:t>
      </w:r>
      <w:r w:rsidR="00BF4E65" w:rsidRPr="0048256F">
        <w:rPr>
          <w:rFonts w:eastAsia="楷体" w:hint="eastAsia"/>
          <w:sz w:val="24"/>
          <w:szCs w:val="24"/>
        </w:rPr>
        <w:t>和酶</w:t>
      </w:r>
      <w:r w:rsidR="00BF4E65" w:rsidRPr="0048256F">
        <w:rPr>
          <w:rFonts w:eastAsia="楷体"/>
          <w:sz w:val="24"/>
          <w:szCs w:val="24"/>
        </w:rPr>
        <w:t>催化反应</w:t>
      </w:r>
      <w:r w:rsidR="00171BCE" w:rsidRPr="0048256F">
        <w:rPr>
          <w:rFonts w:eastAsia="楷体" w:hint="eastAsia"/>
          <w:sz w:val="24"/>
          <w:szCs w:val="24"/>
        </w:rPr>
        <w:t>机理方面的</w:t>
      </w:r>
      <w:r w:rsidR="00BF4E65" w:rsidRPr="0048256F">
        <w:rPr>
          <w:rFonts w:eastAsia="华文楷体"/>
          <w:sz w:val="24"/>
          <w:szCs w:val="24"/>
        </w:rPr>
        <w:t>理论</w:t>
      </w:r>
      <w:r w:rsidR="00BF4E65" w:rsidRPr="0048256F">
        <w:rPr>
          <w:rFonts w:eastAsia="楷体"/>
          <w:sz w:val="24"/>
          <w:szCs w:val="24"/>
        </w:rPr>
        <w:t>研究</w:t>
      </w:r>
      <w:r w:rsidR="00BF4E65" w:rsidRPr="0048256F">
        <w:rPr>
          <w:rFonts w:eastAsia="楷体" w:hint="eastAsia"/>
          <w:sz w:val="24"/>
          <w:szCs w:val="24"/>
        </w:rPr>
        <w:t>，积累了一些理论研究反应机制及其选择性的经验，且最近在</w:t>
      </w:r>
      <w:del w:id="60" w:author="Administrator" w:date="2022-02-27T19:13:00Z">
        <w:r w:rsidR="00BF4E65" w:rsidRPr="0048256F" w:rsidDel="001E23C8">
          <w:rPr>
            <w:rFonts w:eastAsia="楷体" w:hint="eastAsia"/>
            <w:sz w:val="24"/>
            <w:szCs w:val="24"/>
          </w:rPr>
          <w:delText>中继的</w:delText>
        </w:r>
        <w:r w:rsidR="00BF4E65" w:rsidRPr="0048256F" w:rsidDel="001E23C8">
          <w:rPr>
            <w:rFonts w:eastAsia="楷体" w:hint="eastAsia"/>
            <w:sz w:val="24"/>
            <w:szCs w:val="24"/>
          </w:rPr>
          <w:delText>PCET</w:delText>
        </w:r>
      </w:del>
      <w:ins w:id="61" w:author="Administrator" w:date="2022-02-27T19:13:00Z">
        <w:r w:rsidR="001E23C8">
          <w:rPr>
            <w:rFonts w:eastAsia="楷体" w:hint="eastAsia"/>
            <w:sz w:val="24"/>
            <w:szCs w:val="24"/>
          </w:rPr>
          <w:t>非绝热</w:t>
        </w:r>
        <w:r w:rsidR="001E23C8">
          <w:rPr>
            <w:rFonts w:eastAsia="楷体" w:hint="eastAsia"/>
            <w:sz w:val="24"/>
            <w:szCs w:val="24"/>
          </w:rPr>
          <w:t>PCET</w:t>
        </w:r>
      </w:ins>
      <w:r w:rsidR="00BF4E65" w:rsidRPr="0048256F">
        <w:rPr>
          <w:rFonts w:eastAsia="楷体" w:hint="eastAsia"/>
          <w:sz w:val="24"/>
          <w:szCs w:val="24"/>
        </w:rPr>
        <w:t>机制（</w:t>
      </w:r>
      <w:r w:rsidR="00BF4E65" w:rsidRPr="0048256F">
        <w:rPr>
          <w:rFonts w:hint="eastAsia"/>
          <w:i/>
          <w:iCs/>
          <w:sz w:val="24"/>
          <w:szCs w:val="24"/>
        </w:rPr>
        <w:t>J. Am. Chem. Soc.</w:t>
      </w:r>
      <w:r w:rsidR="00BF4E65" w:rsidRPr="0048256F">
        <w:rPr>
          <w:rFonts w:hint="eastAsia"/>
          <w:sz w:val="24"/>
          <w:szCs w:val="24"/>
        </w:rPr>
        <w:t xml:space="preserve"> </w:t>
      </w:r>
      <w:r w:rsidR="00BF4E65" w:rsidRPr="0048256F">
        <w:rPr>
          <w:rFonts w:hint="eastAsia"/>
          <w:b/>
          <w:bCs/>
          <w:sz w:val="24"/>
          <w:szCs w:val="24"/>
        </w:rPr>
        <w:t>2022</w:t>
      </w:r>
      <w:r w:rsidR="00BF4E65" w:rsidRPr="0048256F">
        <w:rPr>
          <w:rFonts w:hint="eastAsia"/>
          <w:sz w:val="24"/>
          <w:szCs w:val="24"/>
        </w:rPr>
        <w:t xml:space="preserve">, </w:t>
      </w:r>
      <w:r w:rsidR="002C43DA" w:rsidRPr="0048256F">
        <w:rPr>
          <w:i/>
          <w:iCs/>
          <w:sz w:val="24"/>
          <w:szCs w:val="24"/>
        </w:rPr>
        <w:t>144, 3137−3145</w:t>
      </w:r>
      <w:r w:rsidR="00BF4E65" w:rsidRPr="0048256F">
        <w:rPr>
          <w:rFonts w:eastAsia="楷体" w:hint="eastAsia"/>
          <w:sz w:val="24"/>
          <w:szCs w:val="24"/>
        </w:rPr>
        <w:t>）和</w:t>
      </w:r>
      <w:r w:rsidR="00BF4E65" w:rsidRPr="0048256F">
        <w:rPr>
          <w:rFonts w:eastAsia="楷体" w:hint="eastAsia"/>
          <w:sz w:val="24"/>
          <w:szCs w:val="24"/>
        </w:rPr>
        <w:t>SET</w:t>
      </w:r>
      <w:r w:rsidR="00BF4E65" w:rsidRPr="0048256F">
        <w:rPr>
          <w:rFonts w:eastAsia="楷体" w:hint="eastAsia"/>
          <w:sz w:val="24"/>
          <w:szCs w:val="24"/>
        </w:rPr>
        <w:t>机制（</w:t>
      </w:r>
      <w:r w:rsidR="00BF4E65" w:rsidRPr="0048256F">
        <w:rPr>
          <w:i/>
          <w:color w:val="000000"/>
          <w:sz w:val="24"/>
          <w:szCs w:val="24"/>
        </w:rPr>
        <w:t>Chem</w:t>
      </w:r>
      <w:r w:rsidR="00BF4E65" w:rsidRPr="0048256F">
        <w:rPr>
          <w:rFonts w:hint="eastAsia"/>
          <w:i/>
          <w:color w:val="000000"/>
          <w:sz w:val="24"/>
          <w:szCs w:val="24"/>
        </w:rPr>
        <w:t>.</w:t>
      </w:r>
      <w:r w:rsidR="00BF4E65" w:rsidRPr="0048256F">
        <w:rPr>
          <w:i/>
          <w:color w:val="000000"/>
          <w:sz w:val="24"/>
          <w:szCs w:val="24"/>
        </w:rPr>
        <w:t xml:space="preserve"> Sci</w:t>
      </w:r>
      <w:r w:rsidR="00BF4E65" w:rsidRPr="0048256F">
        <w:rPr>
          <w:rFonts w:hint="eastAsia"/>
          <w:i/>
          <w:color w:val="000000"/>
          <w:sz w:val="24"/>
          <w:szCs w:val="24"/>
        </w:rPr>
        <w:t>.</w:t>
      </w:r>
      <w:r w:rsidR="00BF4E65" w:rsidRPr="0048256F">
        <w:rPr>
          <w:color w:val="000000"/>
          <w:sz w:val="24"/>
          <w:szCs w:val="24"/>
        </w:rPr>
        <w:t xml:space="preserve"> </w:t>
      </w:r>
      <w:r w:rsidR="00BF4E65" w:rsidRPr="0048256F">
        <w:rPr>
          <w:b/>
          <w:color w:val="000000"/>
          <w:sz w:val="24"/>
          <w:szCs w:val="24"/>
        </w:rPr>
        <w:t>2015</w:t>
      </w:r>
      <w:r w:rsidR="00BF4E65" w:rsidRPr="0048256F">
        <w:rPr>
          <w:color w:val="000000"/>
          <w:sz w:val="24"/>
          <w:szCs w:val="24"/>
        </w:rPr>
        <w:t xml:space="preserve">, </w:t>
      </w:r>
      <w:r w:rsidR="00BF4E65" w:rsidRPr="0048256F">
        <w:rPr>
          <w:rFonts w:eastAsia="等线"/>
          <w:i/>
          <w:color w:val="242021"/>
          <w:sz w:val="24"/>
          <w:szCs w:val="24"/>
        </w:rPr>
        <w:t>6</w:t>
      </w:r>
      <w:r w:rsidR="00BF4E65" w:rsidRPr="0048256F">
        <w:rPr>
          <w:color w:val="000000"/>
          <w:sz w:val="24"/>
          <w:szCs w:val="24"/>
        </w:rPr>
        <w:t>,</w:t>
      </w:r>
      <w:r w:rsidR="00BF4E65" w:rsidRPr="0048256F">
        <w:rPr>
          <w:rFonts w:hint="eastAsia"/>
          <w:color w:val="000000"/>
          <w:sz w:val="24"/>
          <w:szCs w:val="24"/>
        </w:rPr>
        <w:t xml:space="preserve"> </w:t>
      </w:r>
      <w:r w:rsidR="00BF4E65" w:rsidRPr="0048256F">
        <w:rPr>
          <w:color w:val="000000"/>
          <w:sz w:val="24"/>
          <w:szCs w:val="24"/>
        </w:rPr>
        <w:t>7059-7071</w:t>
      </w:r>
      <w:r w:rsidR="00BF4E65" w:rsidRPr="0048256F">
        <w:rPr>
          <w:rFonts w:eastAsia="楷体" w:hint="eastAsia"/>
          <w:sz w:val="24"/>
          <w:szCs w:val="24"/>
        </w:rPr>
        <w:t>）的理论研究方面奠定了良好的研究基础</w:t>
      </w:r>
      <w:r w:rsidR="00BF4E65" w:rsidRPr="0048256F">
        <w:rPr>
          <w:rFonts w:eastAsia="楷体"/>
          <w:sz w:val="24"/>
          <w:szCs w:val="24"/>
        </w:rPr>
        <w:t>。</w:t>
      </w:r>
    </w:p>
    <w:p w14:paraId="3691730D" w14:textId="2720051D" w:rsidR="00193F7B" w:rsidRPr="0048256F" w:rsidRDefault="00BC7516" w:rsidP="00875D0D">
      <w:pPr>
        <w:adjustRightInd w:val="0"/>
        <w:snapToGrid w:val="0"/>
        <w:spacing w:line="440" w:lineRule="exact"/>
        <w:ind w:firstLineChars="200" w:firstLine="480"/>
        <w:rPr>
          <w:rFonts w:eastAsia="楷体"/>
          <w:sz w:val="24"/>
          <w:szCs w:val="24"/>
        </w:rPr>
      </w:pPr>
      <w:r w:rsidRPr="0048256F">
        <w:rPr>
          <w:rFonts w:eastAsia="楷体"/>
          <w:sz w:val="24"/>
          <w:szCs w:val="24"/>
        </w:rPr>
        <w:t>2</w:t>
      </w:r>
      <w:r w:rsidRPr="0048256F">
        <w:rPr>
          <w:rFonts w:eastAsia="楷体" w:hint="eastAsia"/>
          <w:sz w:val="24"/>
          <w:szCs w:val="24"/>
        </w:rPr>
        <w:t>)</w:t>
      </w:r>
      <w:r w:rsidR="00D376D9" w:rsidRPr="0048256F">
        <w:rPr>
          <w:rFonts w:eastAsia="楷体" w:hint="eastAsia"/>
          <w:sz w:val="24"/>
          <w:szCs w:val="24"/>
        </w:rPr>
        <w:t xml:space="preserve"> </w:t>
      </w:r>
      <w:r w:rsidR="00BF4E65" w:rsidRPr="0048256F">
        <w:rPr>
          <w:rFonts w:eastAsia="楷体" w:hint="eastAsia"/>
          <w:sz w:val="24"/>
          <w:szCs w:val="24"/>
        </w:rPr>
        <w:t>申请人承担《结构化学》、《量子化学》、《线性代数</w:t>
      </w:r>
      <w:r w:rsidR="00DE1C27" w:rsidRPr="0048256F">
        <w:rPr>
          <w:rFonts w:eastAsia="楷体" w:hint="eastAsia"/>
          <w:sz w:val="24"/>
          <w:szCs w:val="24"/>
        </w:rPr>
        <w:t>与</w:t>
      </w:r>
      <w:r w:rsidR="00BF4E65" w:rsidRPr="0048256F">
        <w:rPr>
          <w:rFonts w:eastAsia="楷体" w:hint="eastAsia"/>
          <w:sz w:val="24"/>
          <w:szCs w:val="24"/>
        </w:rPr>
        <w:t>群论》、《</w:t>
      </w:r>
      <w:r w:rsidR="00BF4E65" w:rsidRPr="0048256F">
        <w:rPr>
          <w:rFonts w:eastAsia="楷体" w:hint="eastAsia"/>
          <w:sz w:val="24"/>
          <w:szCs w:val="24"/>
        </w:rPr>
        <w:t>Gaussian</w:t>
      </w:r>
      <w:r w:rsidR="00BF4E65" w:rsidRPr="0048256F">
        <w:rPr>
          <w:rFonts w:eastAsia="楷体" w:hint="eastAsia"/>
          <w:sz w:val="24"/>
          <w:szCs w:val="24"/>
        </w:rPr>
        <w:t>程序应用》、</w:t>
      </w:r>
      <w:r w:rsidR="00BF4E65" w:rsidRPr="0048256F">
        <w:rPr>
          <w:rFonts w:eastAsia="华文楷体" w:hint="eastAsia"/>
          <w:sz w:val="24"/>
          <w:szCs w:val="24"/>
        </w:rPr>
        <w:t>《理论与计算化学》</w:t>
      </w:r>
      <w:r w:rsidR="00BF4E65" w:rsidRPr="0048256F">
        <w:rPr>
          <w:rFonts w:eastAsia="楷体" w:hint="eastAsia"/>
          <w:sz w:val="24"/>
          <w:szCs w:val="24"/>
        </w:rPr>
        <w:t>等多门专业理论课程的教</w:t>
      </w:r>
      <w:r w:rsidR="00E42EEA" w:rsidRPr="0048256F">
        <w:rPr>
          <w:rFonts w:eastAsia="楷体" w:hint="eastAsia"/>
          <w:sz w:val="24"/>
          <w:szCs w:val="24"/>
        </w:rPr>
        <w:t>学</w:t>
      </w:r>
      <w:r w:rsidR="00BF4E65" w:rsidRPr="0048256F">
        <w:rPr>
          <w:rFonts w:eastAsia="楷体" w:hint="eastAsia"/>
          <w:sz w:val="24"/>
          <w:szCs w:val="24"/>
        </w:rPr>
        <w:t>工作近</w:t>
      </w:r>
      <w:r w:rsidR="00BF4E65" w:rsidRPr="0048256F">
        <w:rPr>
          <w:rFonts w:eastAsia="楷体" w:hint="eastAsia"/>
          <w:sz w:val="24"/>
          <w:szCs w:val="24"/>
        </w:rPr>
        <w:t>10</w:t>
      </w:r>
      <w:r w:rsidR="00BF4E65" w:rsidRPr="0048256F">
        <w:rPr>
          <w:rFonts w:eastAsia="楷体" w:hint="eastAsia"/>
          <w:sz w:val="24"/>
          <w:szCs w:val="24"/>
        </w:rPr>
        <w:t>年，对前线分子轨道、基于线性变分法的</w:t>
      </w:r>
      <w:r w:rsidR="00BF4E65" w:rsidRPr="0048256F">
        <w:rPr>
          <w:rFonts w:eastAsia="楷体" w:hint="eastAsia"/>
          <w:sz w:val="24"/>
          <w:szCs w:val="24"/>
        </w:rPr>
        <w:t>HMO</w:t>
      </w:r>
      <w:r w:rsidR="00D376D9" w:rsidRPr="0048256F">
        <w:rPr>
          <w:rFonts w:eastAsia="楷体" w:hint="eastAsia"/>
          <w:sz w:val="24"/>
          <w:szCs w:val="24"/>
        </w:rPr>
        <w:t>法</w:t>
      </w:r>
      <w:r w:rsidR="00BF4E65" w:rsidRPr="0048256F">
        <w:rPr>
          <w:rFonts w:eastAsia="楷体" w:hint="eastAsia"/>
          <w:sz w:val="24"/>
          <w:szCs w:val="24"/>
        </w:rPr>
        <w:t>等</w:t>
      </w:r>
      <w:r w:rsidR="00D376D9" w:rsidRPr="0048256F">
        <w:rPr>
          <w:rFonts w:eastAsia="楷体" w:hint="eastAsia"/>
          <w:sz w:val="24"/>
          <w:szCs w:val="24"/>
        </w:rPr>
        <w:t>理论</w:t>
      </w:r>
      <w:r w:rsidR="00BF4E65" w:rsidRPr="0048256F">
        <w:rPr>
          <w:rFonts w:eastAsia="楷体" w:hint="eastAsia"/>
          <w:sz w:val="24"/>
          <w:szCs w:val="24"/>
        </w:rPr>
        <w:t>基础和应用有较深刻的</w:t>
      </w:r>
      <w:r w:rsidR="00693406" w:rsidRPr="0048256F">
        <w:rPr>
          <w:rFonts w:eastAsia="楷体" w:hint="eastAsia"/>
          <w:sz w:val="24"/>
          <w:szCs w:val="24"/>
        </w:rPr>
        <w:t>认知，能准确把握量子化学</w:t>
      </w:r>
      <w:r w:rsidR="006E43A1" w:rsidRPr="0048256F">
        <w:rPr>
          <w:rFonts w:eastAsia="楷体" w:hint="eastAsia"/>
          <w:sz w:val="24"/>
          <w:szCs w:val="24"/>
        </w:rPr>
        <w:t>的</w:t>
      </w:r>
      <w:r w:rsidR="00693406" w:rsidRPr="0048256F">
        <w:rPr>
          <w:rFonts w:eastAsia="楷体" w:hint="eastAsia"/>
          <w:sz w:val="24"/>
          <w:szCs w:val="24"/>
        </w:rPr>
        <w:t>基本概念，</w:t>
      </w:r>
      <w:r w:rsidR="00D376D9" w:rsidRPr="0048256F">
        <w:rPr>
          <w:rFonts w:eastAsia="楷体" w:hint="eastAsia"/>
          <w:sz w:val="24"/>
          <w:szCs w:val="24"/>
        </w:rPr>
        <w:t>且</w:t>
      </w:r>
      <w:r w:rsidR="00CD5009" w:rsidRPr="0048256F">
        <w:rPr>
          <w:rFonts w:eastAsia="楷体" w:hint="eastAsia"/>
          <w:sz w:val="24"/>
          <w:szCs w:val="24"/>
        </w:rPr>
        <w:t>有机会与师生们探讨</w:t>
      </w:r>
      <w:r w:rsidR="00D376D9" w:rsidRPr="0048256F">
        <w:rPr>
          <w:rFonts w:eastAsia="楷体" w:hint="eastAsia"/>
          <w:sz w:val="24"/>
          <w:szCs w:val="24"/>
        </w:rPr>
        <w:t>化学专业</w:t>
      </w:r>
      <w:r w:rsidR="00CD5009" w:rsidRPr="0048256F">
        <w:rPr>
          <w:rFonts w:eastAsia="楷体" w:hint="eastAsia"/>
          <w:sz w:val="24"/>
          <w:szCs w:val="24"/>
        </w:rPr>
        <w:t>前沿问题，</w:t>
      </w:r>
      <w:r w:rsidR="006E43A1" w:rsidRPr="0048256F">
        <w:rPr>
          <w:rFonts w:eastAsia="楷体" w:hint="eastAsia"/>
          <w:sz w:val="24"/>
          <w:szCs w:val="24"/>
        </w:rPr>
        <w:t>有望进一步推广理论与量子化学的</w:t>
      </w:r>
      <w:r w:rsidR="00693406" w:rsidRPr="0048256F">
        <w:rPr>
          <w:rFonts w:eastAsia="楷体" w:hint="eastAsia"/>
          <w:sz w:val="24"/>
          <w:szCs w:val="24"/>
        </w:rPr>
        <w:t>应用</w:t>
      </w:r>
      <w:r w:rsidR="00BF4E65" w:rsidRPr="0048256F">
        <w:rPr>
          <w:rFonts w:eastAsia="楷体" w:hint="eastAsia"/>
          <w:sz w:val="24"/>
          <w:szCs w:val="24"/>
        </w:rPr>
        <w:t>。</w:t>
      </w:r>
    </w:p>
    <w:p w14:paraId="04F78CAC" w14:textId="76AE2E4C" w:rsidR="00193F7B" w:rsidRPr="0048256F" w:rsidRDefault="00BC7516" w:rsidP="00875D0D">
      <w:pPr>
        <w:adjustRightInd w:val="0"/>
        <w:snapToGrid w:val="0"/>
        <w:spacing w:line="440" w:lineRule="exact"/>
        <w:ind w:firstLineChars="200" w:firstLine="480"/>
        <w:rPr>
          <w:rFonts w:ascii="华文楷体" w:eastAsia="华文楷体" w:hAnsi="华文楷体"/>
          <w:sz w:val="24"/>
          <w:szCs w:val="24"/>
        </w:rPr>
      </w:pPr>
      <w:r w:rsidRPr="0048256F">
        <w:rPr>
          <w:rFonts w:eastAsia="楷体"/>
          <w:sz w:val="24"/>
          <w:szCs w:val="24"/>
        </w:rPr>
        <w:t>3</w:t>
      </w:r>
      <w:r w:rsidRPr="0048256F">
        <w:rPr>
          <w:rFonts w:eastAsia="楷体" w:hint="eastAsia"/>
          <w:sz w:val="24"/>
          <w:szCs w:val="24"/>
        </w:rPr>
        <w:t>)</w:t>
      </w:r>
      <w:r w:rsidR="00D376D9" w:rsidRPr="0048256F">
        <w:rPr>
          <w:rFonts w:eastAsia="楷体" w:hint="eastAsia"/>
          <w:kern w:val="0"/>
          <w:sz w:val="24"/>
          <w:szCs w:val="24"/>
        </w:rPr>
        <w:t xml:space="preserve"> </w:t>
      </w:r>
      <w:r w:rsidR="00BF4E65" w:rsidRPr="0048256F">
        <w:rPr>
          <w:rFonts w:eastAsia="楷体" w:hint="eastAsia"/>
          <w:kern w:val="0"/>
          <w:sz w:val="24"/>
          <w:szCs w:val="24"/>
        </w:rPr>
        <w:t>本课题组成员</w:t>
      </w:r>
      <w:r w:rsidR="00BF4E65" w:rsidRPr="0048256F">
        <w:rPr>
          <w:rFonts w:eastAsia="楷体"/>
          <w:kern w:val="0"/>
          <w:sz w:val="24"/>
          <w:szCs w:val="24"/>
        </w:rPr>
        <w:t>已</w:t>
      </w:r>
      <w:r w:rsidR="00BF4E65" w:rsidRPr="0048256F">
        <w:rPr>
          <w:rFonts w:eastAsia="楷体" w:hint="eastAsia"/>
          <w:kern w:val="0"/>
          <w:sz w:val="24"/>
          <w:szCs w:val="24"/>
        </w:rPr>
        <w:t>熟练</w:t>
      </w:r>
      <w:r w:rsidR="00BF4E65" w:rsidRPr="0048256F">
        <w:rPr>
          <w:rFonts w:eastAsia="楷体"/>
          <w:kern w:val="0"/>
          <w:sz w:val="24"/>
          <w:szCs w:val="24"/>
        </w:rPr>
        <w:t>掌握量子化学计算程序（如</w:t>
      </w:r>
      <w:r w:rsidR="00BF4E65" w:rsidRPr="0048256F">
        <w:rPr>
          <w:rFonts w:eastAsia="楷体"/>
          <w:kern w:val="0"/>
          <w:sz w:val="24"/>
          <w:szCs w:val="24"/>
        </w:rPr>
        <w:t>Gaussian</w:t>
      </w:r>
      <w:r w:rsidR="00BF4E65" w:rsidRPr="0048256F">
        <w:rPr>
          <w:rFonts w:eastAsia="楷体" w:hint="eastAsia"/>
          <w:kern w:val="0"/>
          <w:sz w:val="24"/>
          <w:szCs w:val="24"/>
        </w:rPr>
        <w:t>、</w:t>
      </w:r>
      <w:r w:rsidRPr="0048256F">
        <w:rPr>
          <w:rFonts w:eastAsia="楷体"/>
          <w:kern w:val="0"/>
          <w:sz w:val="24"/>
          <w:szCs w:val="24"/>
        </w:rPr>
        <w:t>ORCA</w:t>
      </w:r>
      <w:r w:rsidR="00171BCE" w:rsidRPr="0048256F">
        <w:rPr>
          <w:rFonts w:eastAsia="楷体"/>
          <w:kern w:val="0"/>
          <w:sz w:val="24"/>
          <w:szCs w:val="24"/>
        </w:rPr>
        <w:t>等</w:t>
      </w:r>
      <w:r w:rsidR="00BF4E65" w:rsidRPr="0048256F">
        <w:rPr>
          <w:rFonts w:eastAsia="楷体"/>
          <w:kern w:val="0"/>
          <w:sz w:val="24"/>
          <w:szCs w:val="24"/>
        </w:rPr>
        <w:t>程序）、</w:t>
      </w:r>
      <w:r w:rsidR="00BF4E65" w:rsidRPr="0048256F">
        <w:rPr>
          <w:rFonts w:eastAsia="楷体" w:hint="eastAsia"/>
          <w:kern w:val="0"/>
          <w:sz w:val="24"/>
          <w:szCs w:val="24"/>
        </w:rPr>
        <w:t>数学计算软件</w:t>
      </w:r>
      <w:r w:rsidR="00BF4E65" w:rsidRPr="0048256F">
        <w:rPr>
          <w:rFonts w:eastAsia="华文楷体" w:hint="eastAsia"/>
          <w:sz w:val="24"/>
          <w:szCs w:val="24"/>
        </w:rPr>
        <w:t>Math</w:t>
      </w:r>
      <w:r w:rsidR="004653C4" w:rsidRPr="0048256F">
        <w:rPr>
          <w:rFonts w:eastAsia="华文楷体"/>
          <w:sz w:val="24"/>
          <w:szCs w:val="24"/>
        </w:rPr>
        <w:t>e</w:t>
      </w:r>
      <w:r w:rsidR="00BF4E65" w:rsidRPr="0048256F">
        <w:rPr>
          <w:rFonts w:eastAsia="华文楷体" w:hint="eastAsia"/>
          <w:sz w:val="24"/>
          <w:szCs w:val="24"/>
        </w:rPr>
        <w:t>matica</w:t>
      </w:r>
      <w:r w:rsidR="00BF4E65" w:rsidRPr="0048256F">
        <w:rPr>
          <w:rFonts w:eastAsia="楷体" w:hint="eastAsia"/>
          <w:kern w:val="0"/>
          <w:sz w:val="24"/>
          <w:szCs w:val="24"/>
        </w:rPr>
        <w:t>和</w:t>
      </w:r>
      <w:r w:rsidR="00EE3320" w:rsidRPr="0048256F">
        <w:rPr>
          <w:rFonts w:eastAsia="楷体" w:hint="eastAsia"/>
          <w:kern w:val="0"/>
          <w:sz w:val="24"/>
          <w:szCs w:val="24"/>
        </w:rPr>
        <w:t>Math</w:t>
      </w:r>
      <w:r w:rsidR="00EE3320" w:rsidRPr="0048256F">
        <w:rPr>
          <w:rFonts w:eastAsia="楷体"/>
          <w:kern w:val="0"/>
          <w:sz w:val="24"/>
          <w:szCs w:val="24"/>
        </w:rPr>
        <w:t>CAD</w:t>
      </w:r>
      <w:r w:rsidR="00BF4E65" w:rsidRPr="0048256F">
        <w:rPr>
          <w:rFonts w:eastAsia="楷体" w:hint="eastAsia"/>
          <w:kern w:val="0"/>
          <w:sz w:val="24"/>
          <w:szCs w:val="24"/>
        </w:rPr>
        <w:t>等</w:t>
      </w:r>
      <w:r w:rsidR="00693406" w:rsidRPr="0048256F">
        <w:rPr>
          <w:rFonts w:eastAsia="楷体" w:hint="eastAsia"/>
          <w:kern w:val="0"/>
          <w:sz w:val="24"/>
          <w:szCs w:val="24"/>
        </w:rPr>
        <w:t>的使用</w:t>
      </w:r>
      <w:r w:rsidR="00BF4E65" w:rsidRPr="0048256F">
        <w:rPr>
          <w:rFonts w:eastAsia="楷体" w:hint="eastAsia"/>
          <w:kern w:val="0"/>
          <w:sz w:val="24"/>
          <w:szCs w:val="24"/>
        </w:rPr>
        <w:t>，</w:t>
      </w:r>
      <w:r w:rsidR="00BF4E65" w:rsidRPr="0048256F">
        <w:rPr>
          <w:rFonts w:eastAsia="楷体" w:hint="eastAsia"/>
          <w:kern w:val="0"/>
          <w:sz w:val="24"/>
          <w:szCs w:val="24"/>
        </w:rPr>
        <w:t>Fortran</w:t>
      </w:r>
      <w:r w:rsidR="00BF4E65" w:rsidRPr="0048256F">
        <w:rPr>
          <w:rFonts w:eastAsia="楷体" w:hint="eastAsia"/>
          <w:kern w:val="0"/>
          <w:sz w:val="24"/>
          <w:szCs w:val="24"/>
        </w:rPr>
        <w:t>、</w:t>
      </w:r>
      <w:r w:rsidR="00BF4E65" w:rsidRPr="0048256F">
        <w:rPr>
          <w:rFonts w:eastAsia="楷体" w:hint="eastAsia"/>
          <w:kern w:val="0"/>
          <w:sz w:val="24"/>
          <w:szCs w:val="24"/>
        </w:rPr>
        <w:t>Python</w:t>
      </w:r>
      <w:r w:rsidR="00BF4E65" w:rsidRPr="0048256F">
        <w:rPr>
          <w:rFonts w:eastAsia="楷体" w:hint="eastAsia"/>
          <w:kern w:val="0"/>
          <w:sz w:val="24"/>
          <w:szCs w:val="24"/>
        </w:rPr>
        <w:t>、</w:t>
      </w:r>
      <w:r w:rsidR="00BF4E65" w:rsidRPr="0048256F">
        <w:rPr>
          <w:rFonts w:eastAsia="楷体" w:hint="eastAsia"/>
          <w:kern w:val="0"/>
          <w:sz w:val="24"/>
          <w:szCs w:val="24"/>
        </w:rPr>
        <w:t>Shell</w:t>
      </w:r>
      <w:r w:rsidR="00BF4E65" w:rsidRPr="0048256F">
        <w:rPr>
          <w:rFonts w:eastAsia="楷体" w:hint="eastAsia"/>
          <w:kern w:val="0"/>
          <w:sz w:val="24"/>
          <w:szCs w:val="24"/>
        </w:rPr>
        <w:t>等</w:t>
      </w:r>
      <w:r w:rsidR="00693406" w:rsidRPr="0048256F">
        <w:rPr>
          <w:rFonts w:eastAsia="楷体" w:hint="eastAsia"/>
          <w:kern w:val="0"/>
          <w:sz w:val="24"/>
          <w:szCs w:val="24"/>
        </w:rPr>
        <w:t>语言</w:t>
      </w:r>
      <w:r w:rsidR="00BF4E65" w:rsidRPr="0048256F">
        <w:rPr>
          <w:rFonts w:eastAsia="楷体" w:hint="eastAsia"/>
          <w:kern w:val="0"/>
          <w:sz w:val="24"/>
          <w:szCs w:val="24"/>
        </w:rPr>
        <w:lastRenderedPageBreak/>
        <w:t>程序</w:t>
      </w:r>
      <w:r w:rsidR="0024667F" w:rsidRPr="0048256F">
        <w:rPr>
          <w:rFonts w:eastAsia="楷体" w:hint="eastAsia"/>
          <w:kern w:val="0"/>
          <w:sz w:val="24"/>
          <w:szCs w:val="24"/>
        </w:rPr>
        <w:t>和</w:t>
      </w:r>
      <w:r w:rsidR="00BF4E65" w:rsidRPr="0048256F">
        <w:rPr>
          <w:rFonts w:eastAsia="楷体" w:hint="eastAsia"/>
          <w:kern w:val="0"/>
          <w:sz w:val="24"/>
          <w:szCs w:val="24"/>
        </w:rPr>
        <w:t>开发脚本的编写</w:t>
      </w:r>
      <w:r w:rsidR="00BF4E65" w:rsidRPr="0048256F">
        <w:rPr>
          <w:rFonts w:eastAsia="楷体"/>
          <w:kern w:val="0"/>
          <w:sz w:val="24"/>
          <w:szCs w:val="24"/>
        </w:rPr>
        <w:t>及</w:t>
      </w:r>
      <w:r w:rsidR="00BF4E65" w:rsidRPr="0048256F">
        <w:rPr>
          <w:rFonts w:eastAsia="楷体" w:hint="eastAsia"/>
          <w:kern w:val="0"/>
          <w:sz w:val="24"/>
          <w:szCs w:val="24"/>
        </w:rPr>
        <w:t>多种</w:t>
      </w:r>
      <w:r w:rsidR="00BF4E65" w:rsidRPr="0048256F">
        <w:rPr>
          <w:rFonts w:eastAsia="楷体"/>
          <w:kern w:val="0"/>
          <w:sz w:val="24"/>
          <w:szCs w:val="24"/>
        </w:rPr>
        <w:t>数据分析软件的使用，这是顺利开展本项目的保障</w:t>
      </w:r>
      <w:r w:rsidR="00BF4E65" w:rsidRPr="0048256F">
        <w:rPr>
          <w:rFonts w:eastAsia="楷体"/>
          <w:sz w:val="24"/>
          <w:szCs w:val="24"/>
        </w:rPr>
        <w:t>。</w:t>
      </w:r>
      <w:r w:rsidR="00BF4E65" w:rsidRPr="0048256F">
        <w:rPr>
          <w:rFonts w:eastAsia="楷体"/>
          <w:kern w:val="0"/>
          <w:sz w:val="24"/>
          <w:szCs w:val="24"/>
        </w:rPr>
        <w:t>本项目组所在实验室有开展本课题所需要的大型计算集群以及量化计算程序，</w:t>
      </w:r>
      <w:proofErr w:type="gramStart"/>
      <w:r w:rsidR="00BF4E65" w:rsidRPr="0048256F">
        <w:rPr>
          <w:rFonts w:eastAsia="楷体"/>
          <w:kern w:val="0"/>
          <w:sz w:val="24"/>
          <w:szCs w:val="24"/>
        </w:rPr>
        <w:t>且成员</w:t>
      </w:r>
      <w:proofErr w:type="gramEnd"/>
      <w:r w:rsidR="00BF4E65" w:rsidRPr="0048256F">
        <w:rPr>
          <w:rFonts w:eastAsia="楷体"/>
          <w:kern w:val="0"/>
          <w:sz w:val="24"/>
          <w:szCs w:val="24"/>
        </w:rPr>
        <w:t>具有丰富的模型构建、反应路径设计和过渡态结构寻找的经验，可望在此领域取得较好进展。</w:t>
      </w:r>
    </w:p>
    <w:p w14:paraId="27DC58E2" w14:textId="77777777" w:rsidR="00193F7B" w:rsidRPr="0048256F" w:rsidRDefault="00193F7B" w:rsidP="00875D0D">
      <w:pPr>
        <w:adjustRightInd w:val="0"/>
        <w:snapToGrid w:val="0"/>
        <w:spacing w:line="440" w:lineRule="exact"/>
        <w:ind w:firstLineChars="200" w:firstLine="480"/>
        <w:rPr>
          <w:rFonts w:asciiTheme="minorEastAsia" w:eastAsiaTheme="minorEastAsia" w:hAnsiTheme="minorEastAsia"/>
          <w:sz w:val="24"/>
          <w:szCs w:val="24"/>
        </w:rPr>
      </w:pPr>
    </w:p>
    <w:p w14:paraId="4B4AAAFF" w14:textId="77777777" w:rsidR="00193F7B" w:rsidRPr="0048256F" w:rsidRDefault="00BF4E65">
      <w:pPr>
        <w:snapToGrid w:val="0"/>
        <w:spacing w:line="440" w:lineRule="exact"/>
        <w:ind w:firstLineChars="196" w:firstLine="549"/>
        <w:rPr>
          <w:rFonts w:ascii="楷体" w:eastAsia="楷体" w:hAnsi="楷体" w:cs="楷体_GB2312"/>
          <w:b/>
          <w:bCs/>
          <w:color w:val="0070C0"/>
          <w:sz w:val="28"/>
          <w:szCs w:val="28"/>
        </w:rPr>
      </w:pPr>
      <w:r w:rsidRPr="0048256F">
        <w:rPr>
          <w:rFonts w:ascii="楷体" w:eastAsia="楷体" w:hAnsi="楷体"/>
          <w:color w:val="0070C0"/>
          <w:sz w:val="28"/>
          <w:szCs w:val="28"/>
        </w:rPr>
        <w:t>4</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本项目的特色与创新之处；</w:t>
      </w:r>
    </w:p>
    <w:p w14:paraId="0A8ECAC3" w14:textId="0AEBA7DA" w:rsidR="00193F7B" w:rsidRPr="0048256F" w:rsidRDefault="00BF4E65">
      <w:pPr>
        <w:adjustRightInd w:val="0"/>
        <w:snapToGrid w:val="0"/>
        <w:spacing w:line="440" w:lineRule="exact"/>
        <w:ind w:firstLineChars="200" w:firstLine="480"/>
        <w:rPr>
          <w:rFonts w:eastAsia="楷体"/>
          <w:sz w:val="24"/>
          <w:szCs w:val="24"/>
        </w:rPr>
      </w:pPr>
      <w:r w:rsidRPr="0048256F">
        <w:rPr>
          <w:rFonts w:eastAsia="楷体"/>
          <w:sz w:val="24"/>
          <w:szCs w:val="24"/>
        </w:rPr>
        <w:t>对</w:t>
      </w:r>
      <w:r w:rsidR="006C7DBA" w:rsidRPr="0048256F">
        <w:rPr>
          <w:rFonts w:eastAsia="楷体" w:hint="eastAsia"/>
          <w:sz w:val="24"/>
          <w:szCs w:val="24"/>
        </w:rPr>
        <w:t>基于</w:t>
      </w:r>
      <w:del w:id="62" w:author="Administrator" w:date="2022-02-27T19:13:00Z">
        <w:r w:rsidR="006C7DBA" w:rsidRPr="0048256F" w:rsidDel="001E23C8">
          <w:rPr>
            <w:rFonts w:eastAsia="楷体" w:hint="eastAsia"/>
            <w:sz w:val="24"/>
            <w:szCs w:val="24"/>
          </w:rPr>
          <w:delText>中继的</w:delText>
        </w:r>
        <w:r w:rsidR="00041F7C" w:rsidRPr="0048256F" w:rsidDel="001E23C8">
          <w:rPr>
            <w:rFonts w:eastAsia="楷体"/>
            <w:kern w:val="0"/>
            <w:sz w:val="24"/>
            <w:szCs w:val="24"/>
          </w:rPr>
          <w:delText>PCET</w:delText>
        </w:r>
      </w:del>
      <w:ins w:id="63" w:author="Administrator" w:date="2022-02-27T19:13:00Z">
        <w:r w:rsidR="001E23C8">
          <w:rPr>
            <w:rFonts w:eastAsia="楷体" w:hint="eastAsia"/>
            <w:sz w:val="24"/>
            <w:szCs w:val="24"/>
          </w:rPr>
          <w:t>非绝热</w:t>
        </w:r>
        <w:r w:rsidR="001E23C8">
          <w:rPr>
            <w:rFonts w:eastAsia="楷体" w:hint="eastAsia"/>
            <w:sz w:val="24"/>
            <w:szCs w:val="24"/>
          </w:rPr>
          <w:t>PCET</w:t>
        </w:r>
      </w:ins>
      <w:r w:rsidRPr="0048256F">
        <w:rPr>
          <w:rFonts w:eastAsia="楷体"/>
          <w:sz w:val="24"/>
          <w:szCs w:val="24"/>
        </w:rPr>
        <w:t>机制</w:t>
      </w:r>
      <w:r w:rsidR="006C7DBA" w:rsidRPr="0048256F">
        <w:rPr>
          <w:rFonts w:eastAsia="楷体" w:hint="eastAsia"/>
          <w:sz w:val="24"/>
          <w:szCs w:val="24"/>
        </w:rPr>
        <w:t>产生双自由基的反应</w:t>
      </w:r>
      <w:r w:rsidRPr="0048256F">
        <w:rPr>
          <w:rFonts w:eastAsia="楷体"/>
          <w:sz w:val="24"/>
          <w:szCs w:val="24"/>
        </w:rPr>
        <w:t>及其选择性的理论研究主要有以下</w:t>
      </w:r>
      <w:r w:rsidRPr="0048256F">
        <w:rPr>
          <w:rFonts w:eastAsia="楷体"/>
          <w:b/>
          <w:sz w:val="24"/>
          <w:szCs w:val="24"/>
        </w:rPr>
        <w:t>特色和创新之处</w:t>
      </w:r>
      <w:r w:rsidRPr="0048256F">
        <w:rPr>
          <w:rFonts w:eastAsia="楷体"/>
          <w:sz w:val="24"/>
          <w:szCs w:val="24"/>
        </w:rPr>
        <w:t>：</w:t>
      </w:r>
    </w:p>
    <w:p w14:paraId="23055151" w14:textId="0D931750" w:rsidR="00193F7B" w:rsidRPr="0048256F" w:rsidRDefault="00BF4E65">
      <w:pPr>
        <w:adjustRightInd w:val="0"/>
        <w:snapToGrid w:val="0"/>
        <w:spacing w:line="440" w:lineRule="exact"/>
        <w:ind w:firstLineChars="200" w:firstLine="482"/>
        <w:rPr>
          <w:rFonts w:eastAsia="楷体"/>
          <w:sz w:val="24"/>
          <w:szCs w:val="24"/>
        </w:rPr>
      </w:pPr>
      <w:r w:rsidRPr="0048256F">
        <w:rPr>
          <w:rFonts w:eastAsia="楷体"/>
          <w:b/>
          <w:sz w:val="24"/>
          <w:szCs w:val="24"/>
        </w:rPr>
        <w:t>一是探索</w:t>
      </w:r>
      <w:r w:rsidR="00F15B23" w:rsidRPr="0048256F">
        <w:rPr>
          <w:rFonts w:eastAsia="楷体" w:hint="eastAsia"/>
          <w:b/>
          <w:sz w:val="24"/>
          <w:szCs w:val="24"/>
        </w:rPr>
        <w:t>通过</w:t>
      </w:r>
      <w:del w:id="64" w:author="Administrator" w:date="2022-02-27T19:13:00Z">
        <w:r w:rsidR="00F15B23" w:rsidRPr="0048256F" w:rsidDel="001E23C8">
          <w:rPr>
            <w:rFonts w:eastAsia="楷体" w:hint="eastAsia"/>
            <w:b/>
            <w:sz w:val="24"/>
            <w:szCs w:val="24"/>
          </w:rPr>
          <w:delText>中继的</w:delText>
        </w:r>
        <w:r w:rsidR="00041F7C" w:rsidRPr="0048256F" w:rsidDel="001E23C8">
          <w:rPr>
            <w:rFonts w:eastAsia="楷体"/>
            <w:b/>
            <w:sz w:val="24"/>
            <w:szCs w:val="24"/>
          </w:rPr>
          <w:delText>PCET</w:delText>
        </w:r>
      </w:del>
      <w:ins w:id="65" w:author="Administrator" w:date="2022-02-27T19:13:00Z">
        <w:r w:rsidR="001E23C8">
          <w:rPr>
            <w:rFonts w:eastAsia="楷体" w:hint="eastAsia"/>
            <w:b/>
            <w:sz w:val="24"/>
            <w:szCs w:val="24"/>
          </w:rPr>
          <w:t>非绝热</w:t>
        </w:r>
        <w:r w:rsidR="001E23C8">
          <w:rPr>
            <w:rFonts w:eastAsia="楷体" w:hint="eastAsia"/>
            <w:b/>
            <w:sz w:val="24"/>
            <w:szCs w:val="24"/>
          </w:rPr>
          <w:t>PCET</w:t>
        </w:r>
      </w:ins>
      <w:r w:rsidR="00F15B23" w:rsidRPr="0048256F">
        <w:rPr>
          <w:rFonts w:eastAsia="楷体" w:hint="eastAsia"/>
          <w:b/>
          <w:sz w:val="24"/>
          <w:szCs w:val="24"/>
        </w:rPr>
        <w:t>机制产生双自由基的必要条件</w:t>
      </w:r>
      <w:r w:rsidR="00F15B23" w:rsidRPr="0048256F">
        <w:rPr>
          <w:rFonts w:eastAsia="楷体" w:hint="eastAsia"/>
          <w:sz w:val="24"/>
          <w:szCs w:val="24"/>
        </w:rPr>
        <w:t>，可为人们理解和设计更高效、选择性更高的自由基偶联</w:t>
      </w:r>
      <w:r w:rsidR="00F15B23" w:rsidRPr="0048256F">
        <w:rPr>
          <w:rFonts w:eastAsia="楷体" w:hint="eastAsia"/>
          <w:sz w:val="24"/>
          <w:szCs w:val="24"/>
        </w:rPr>
        <w:t>/</w:t>
      </w:r>
      <w:r w:rsidR="00F15B23" w:rsidRPr="0048256F">
        <w:rPr>
          <w:rFonts w:eastAsia="楷体" w:hint="eastAsia"/>
          <w:sz w:val="24"/>
          <w:szCs w:val="24"/>
        </w:rPr>
        <w:t>加成反应提供必要</w:t>
      </w:r>
      <w:r w:rsidR="00F15B23" w:rsidRPr="0048256F">
        <w:rPr>
          <w:rFonts w:eastAsia="楷体"/>
          <w:sz w:val="24"/>
          <w:szCs w:val="24"/>
        </w:rPr>
        <w:t>的</w:t>
      </w:r>
      <w:r w:rsidR="00F15B23" w:rsidRPr="0048256F">
        <w:rPr>
          <w:rFonts w:eastAsia="楷体" w:hint="eastAsia"/>
          <w:sz w:val="24"/>
          <w:szCs w:val="24"/>
        </w:rPr>
        <w:t>理论依据</w:t>
      </w:r>
      <w:r w:rsidRPr="0048256F">
        <w:rPr>
          <w:rFonts w:eastAsia="楷体"/>
          <w:sz w:val="24"/>
          <w:szCs w:val="24"/>
        </w:rPr>
        <w:t>。</w:t>
      </w:r>
    </w:p>
    <w:p w14:paraId="1E0D45ED" w14:textId="4EAA0F24" w:rsidR="00193F7B" w:rsidRPr="0048256F" w:rsidRDefault="00BF4E65">
      <w:pPr>
        <w:snapToGrid w:val="0"/>
        <w:spacing w:line="440" w:lineRule="exact"/>
        <w:ind w:firstLineChars="196" w:firstLine="472"/>
        <w:rPr>
          <w:rFonts w:eastAsia="楷体"/>
          <w:sz w:val="24"/>
          <w:szCs w:val="24"/>
        </w:rPr>
      </w:pPr>
      <w:r w:rsidRPr="0048256F">
        <w:rPr>
          <w:rFonts w:eastAsia="楷体"/>
          <w:b/>
          <w:sz w:val="24"/>
          <w:szCs w:val="24"/>
        </w:rPr>
        <w:t>二是</w:t>
      </w:r>
      <w:r w:rsidR="00F15B23" w:rsidRPr="0048256F">
        <w:rPr>
          <w:rFonts w:eastAsia="楷体" w:hint="eastAsia"/>
          <w:b/>
          <w:sz w:val="24"/>
          <w:szCs w:val="24"/>
        </w:rPr>
        <w:t>开发高精度的自由价计算方法预测自由基</w:t>
      </w:r>
      <w:r w:rsidRPr="0048256F">
        <w:rPr>
          <w:rFonts w:eastAsia="楷体"/>
          <w:b/>
          <w:sz w:val="24"/>
          <w:szCs w:val="24"/>
        </w:rPr>
        <w:t>反应</w:t>
      </w:r>
      <w:r w:rsidR="00F15B23" w:rsidRPr="0048256F">
        <w:rPr>
          <w:rFonts w:eastAsia="楷体" w:hint="eastAsia"/>
          <w:b/>
          <w:sz w:val="24"/>
          <w:szCs w:val="24"/>
        </w:rPr>
        <w:t>的</w:t>
      </w:r>
      <w:r w:rsidRPr="0048256F">
        <w:rPr>
          <w:rFonts w:eastAsia="楷体"/>
          <w:b/>
          <w:sz w:val="24"/>
          <w:szCs w:val="24"/>
        </w:rPr>
        <w:t>化学选择性</w:t>
      </w:r>
      <w:r w:rsidR="00F15B23" w:rsidRPr="0048256F">
        <w:rPr>
          <w:rFonts w:eastAsia="楷体" w:hint="eastAsia"/>
          <w:sz w:val="24"/>
          <w:szCs w:val="24"/>
        </w:rPr>
        <w:t>，可推广理论与量子化学在相关学科的应用</w:t>
      </w:r>
      <w:r w:rsidRPr="0048256F">
        <w:rPr>
          <w:rFonts w:eastAsia="楷体"/>
          <w:sz w:val="24"/>
          <w:szCs w:val="24"/>
        </w:rPr>
        <w:t>。</w:t>
      </w:r>
    </w:p>
    <w:p w14:paraId="7E406318" w14:textId="77777777" w:rsidR="00193F7B" w:rsidRPr="0048256F" w:rsidRDefault="00193F7B">
      <w:pPr>
        <w:snapToGrid w:val="0"/>
        <w:spacing w:line="440" w:lineRule="exact"/>
        <w:ind w:firstLineChars="196" w:firstLine="470"/>
        <w:rPr>
          <w:rFonts w:eastAsia="楷体"/>
          <w:sz w:val="24"/>
          <w:szCs w:val="24"/>
        </w:rPr>
      </w:pPr>
    </w:p>
    <w:p w14:paraId="0726934C" w14:textId="77777777" w:rsidR="00193F7B" w:rsidRPr="0048256F" w:rsidRDefault="00BF4E65">
      <w:pPr>
        <w:snapToGrid w:val="0"/>
        <w:spacing w:line="440" w:lineRule="exact"/>
        <w:ind w:firstLineChars="198" w:firstLine="554"/>
        <w:rPr>
          <w:rFonts w:ascii="楷体" w:eastAsia="楷体" w:hAnsi="楷体" w:cs="楷体_GB2312"/>
          <w:color w:val="0070C0"/>
          <w:sz w:val="28"/>
          <w:szCs w:val="28"/>
        </w:rPr>
      </w:pPr>
      <w:r w:rsidRPr="0048256F">
        <w:rPr>
          <w:rFonts w:ascii="楷体" w:eastAsia="楷体" w:hAnsi="楷体"/>
          <w:color w:val="0070C0"/>
          <w:sz w:val="28"/>
          <w:szCs w:val="28"/>
        </w:rPr>
        <w:t>5</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年度研究计划及预期研究结果</w:t>
      </w:r>
      <w:r w:rsidRPr="0048256F">
        <w:rPr>
          <w:rFonts w:ascii="楷体" w:eastAsia="楷体" w:hAnsi="楷体" w:cs="楷体_GB2312" w:hint="eastAsia"/>
          <w:color w:val="0070C0"/>
          <w:sz w:val="28"/>
          <w:szCs w:val="28"/>
        </w:rPr>
        <w:t>（包括拟组织的重要学术交流活动、国际合作与交流计划等）。</w:t>
      </w:r>
    </w:p>
    <w:p w14:paraId="6DED7C96" w14:textId="77777777" w:rsidR="00193F7B" w:rsidRPr="0048256F" w:rsidRDefault="00BF4E65">
      <w:pPr>
        <w:autoSpaceDE w:val="0"/>
        <w:autoSpaceDN w:val="0"/>
        <w:adjustRightInd w:val="0"/>
        <w:spacing w:line="440" w:lineRule="exact"/>
        <w:ind w:firstLineChars="196" w:firstLine="472"/>
        <w:rPr>
          <w:rFonts w:eastAsia="楷体"/>
          <w:b/>
          <w:color w:val="000000"/>
          <w:kern w:val="0"/>
          <w:sz w:val="24"/>
          <w:szCs w:val="24"/>
        </w:rPr>
      </w:pPr>
      <w:r w:rsidRPr="0048256F">
        <w:rPr>
          <w:rFonts w:eastAsia="楷体"/>
          <w:b/>
          <w:color w:val="000000"/>
          <w:kern w:val="0"/>
          <w:sz w:val="24"/>
          <w:szCs w:val="24"/>
        </w:rPr>
        <w:t xml:space="preserve">5.1 </w:t>
      </w:r>
      <w:r w:rsidRPr="0048256F">
        <w:rPr>
          <w:rFonts w:eastAsia="楷体"/>
          <w:b/>
          <w:color w:val="000000"/>
          <w:kern w:val="0"/>
          <w:sz w:val="24"/>
          <w:szCs w:val="24"/>
        </w:rPr>
        <w:t>年度研究计划</w:t>
      </w:r>
    </w:p>
    <w:p w14:paraId="4AD16640" w14:textId="05CE6906" w:rsidR="00193F7B" w:rsidRPr="0048256F" w:rsidRDefault="00BF4E65">
      <w:pPr>
        <w:autoSpaceDE w:val="0"/>
        <w:autoSpaceDN w:val="0"/>
        <w:adjustRightInd w:val="0"/>
        <w:spacing w:line="440" w:lineRule="exact"/>
        <w:ind w:firstLineChars="200" w:firstLine="482"/>
        <w:rPr>
          <w:rFonts w:eastAsia="楷体"/>
          <w:color w:val="000000"/>
          <w:kern w:val="0"/>
          <w:sz w:val="24"/>
          <w:szCs w:val="24"/>
        </w:rPr>
      </w:pPr>
      <w:r w:rsidRPr="0048256F">
        <w:rPr>
          <w:rFonts w:eastAsia="楷体"/>
          <w:b/>
          <w:kern w:val="0"/>
          <w:sz w:val="24"/>
          <w:szCs w:val="24"/>
        </w:rPr>
        <w:t>202</w:t>
      </w:r>
      <w:r w:rsidR="00663DCB" w:rsidRPr="0048256F">
        <w:rPr>
          <w:rFonts w:eastAsia="楷体"/>
          <w:b/>
          <w:kern w:val="0"/>
          <w:sz w:val="24"/>
          <w:szCs w:val="24"/>
        </w:rPr>
        <w:t>3</w:t>
      </w:r>
      <w:r w:rsidRPr="0048256F">
        <w:rPr>
          <w:rFonts w:eastAsia="楷体"/>
          <w:b/>
          <w:kern w:val="0"/>
          <w:sz w:val="24"/>
          <w:szCs w:val="24"/>
        </w:rPr>
        <w:t>年</w:t>
      </w:r>
      <w:r w:rsidRPr="0048256F">
        <w:rPr>
          <w:rFonts w:eastAsia="楷体"/>
          <w:b/>
          <w:kern w:val="0"/>
          <w:sz w:val="24"/>
          <w:szCs w:val="24"/>
        </w:rPr>
        <w:t>1</w:t>
      </w:r>
      <w:r w:rsidRPr="0048256F">
        <w:rPr>
          <w:rFonts w:eastAsia="楷体"/>
          <w:b/>
          <w:kern w:val="0"/>
          <w:sz w:val="24"/>
          <w:szCs w:val="24"/>
        </w:rPr>
        <w:t>月</w:t>
      </w:r>
      <w:r w:rsidRPr="0048256F">
        <w:rPr>
          <w:rFonts w:eastAsia="楷体"/>
          <w:b/>
          <w:kern w:val="0"/>
          <w:sz w:val="24"/>
          <w:szCs w:val="24"/>
        </w:rPr>
        <w:t>1</w:t>
      </w:r>
      <w:r w:rsidRPr="0048256F">
        <w:rPr>
          <w:rFonts w:eastAsia="楷体"/>
          <w:b/>
          <w:kern w:val="0"/>
          <w:sz w:val="24"/>
          <w:szCs w:val="24"/>
        </w:rPr>
        <w:t>日</w:t>
      </w:r>
      <w:r w:rsidRPr="0048256F">
        <w:rPr>
          <w:rFonts w:eastAsia="楷体"/>
          <w:b/>
          <w:kern w:val="0"/>
          <w:sz w:val="24"/>
          <w:szCs w:val="24"/>
        </w:rPr>
        <w:t>~202</w:t>
      </w:r>
      <w:r w:rsidR="00663DCB" w:rsidRPr="0048256F">
        <w:rPr>
          <w:rFonts w:eastAsia="楷体"/>
          <w:b/>
          <w:kern w:val="0"/>
          <w:sz w:val="24"/>
          <w:szCs w:val="24"/>
        </w:rPr>
        <w:t>3</w:t>
      </w:r>
      <w:r w:rsidRPr="0048256F">
        <w:rPr>
          <w:rFonts w:eastAsia="楷体"/>
          <w:b/>
          <w:kern w:val="0"/>
          <w:sz w:val="24"/>
          <w:szCs w:val="24"/>
        </w:rPr>
        <w:t>年</w:t>
      </w:r>
      <w:r w:rsidRPr="0048256F">
        <w:rPr>
          <w:rFonts w:eastAsia="楷体"/>
          <w:b/>
          <w:kern w:val="0"/>
          <w:sz w:val="24"/>
          <w:szCs w:val="24"/>
        </w:rPr>
        <w:t>12</w:t>
      </w:r>
      <w:r w:rsidRPr="0048256F">
        <w:rPr>
          <w:rFonts w:eastAsia="楷体"/>
          <w:b/>
          <w:kern w:val="0"/>
          <w:sz w:val="24"/>
          <w:szCs w:val="24"/>
        </w:rPr>
        <w:t>月</w:t>
      </w:r>
      <w:r w:rsidRPr="0048256F">
        <w:rPr>
          <w:rFonts w:eastAsia="楷体"/>
          <w:b/>
          <w:kern w:val="0"/>
          <w:sz w:val="24"/>
          <w:szCs w:val="24"/>
        </w:rPr>
        <w:t>31</w:t>
      </w:r>
      <w:r w:rsidRPr="0048256F">
        <w:rPr>
          <w:rFonts w:eastAsia="楷体"/>
          <w:b/>
          <w:kern w:val="0"/>
          <w:sz w:val="24"/>
          <w:szCs w:val="24"/>
        </w:rPr>
        <w:t>日</w:t>
      </w:r>
      <w:r w:rsidRPr="0048256F">
        <w:rPr>
          <w:rFonts w:eastAsia="楷体" w:hint="eastAsia"/>
          <w:b/>
          <w:kern w:val="0"/>
          <w:sz w:val="24"/>
          <w:szCs w:val="24"/>
        </w:rPr>
        <w:t xml:space="preserve"> </w:t>
      </w:r>
      <w:r w:rsidR="001D3A7C" w:rsidRPr="0048256F">
        <w:rPr>
          <w:rFonts w:eastAsia="楷体"/>
          <w:color w:val="000000"/>
          <w:kern w:val="0"/>
          <w:sz w:val="24"/>
          <w:szCs w:val="24"/>
        </w:rPr>
        <w:t>项目</w:t>
      </w:r>
      <w:r w:rsidR="009237C8" w:rsidRPr="0048256F">
        <w:rPr>
          <w:rFonts w:eastAsia="楷体" w:hint="eastAsia"/>
          <w:color w:val="000000"/>
          <w:kern w:val="0"/>
          <w:sz w:val="24"/>
          <w:szCs w:val="24"/>
        </w:rPr>
        <w:t>组</w:t>
      </w:r>
      <w:r w:rsidR="001D3A7C" w:rsidRPr="0048256F">
        <w:rPr>
          <w:rFonts w:eastAsia="楷体"/>
          <w:color w:val="000000"/>
          <w:kern w:val="0"/>
          <w:sz w:val="24"/>
          <w:szCs w:val="24"/>
        </w:rPr>
        <w:t>成员</w:t>
      </w:r>
      <w:r w:rsidR="001D3A7C" w:rsidRPr="0048256F">
        <w:rPr>
          <w:rFonts w:eastAsia="楷体" w:hint="eastAsia"/>
          <w:color w:val="000000"/>
          <w:kern w:val="0"/>
          <w:sz w:val="24"/>
          <w:szCs w:val="24"/>
        </w:rPr>
        <w:t>对不同氧化剂</w:t>
      </w:r>
      <w:r w:rsidR="00041F7C" w:rsidRPr="0048256F">
        <w:rPr>
          <w:rFonts w:eastAsia="楷体" w:hint="eastAsia"/>
          <w:color w:val="000000"/>
          <w:kern w:val="0"/>
          <w:sz w:val="24"/>
          <w:szCs w:val="24"/>
        </w:rPr>
        <w:t>、不同取代基底</w:t>
      </w:r>
      <w:proofErr w:type="gramStart"/>
      <w:r w:rsidR="00041F7C" w:rsidRPr="0048256F">
        <w:rPr>
          <w:rFonts w:eastAsia="楷体" w:hint="eastAsia"/>
          <w:color w:val="000000"/>
          <w:kern w:val="0"/>
          <w:sz w:val="24"/>
          <w:szCs w:val="24"/>
        </w:rPr>
        <w:t>物参与</w:t>
      </w:r>
      <w:proofErr w:type="gramEnd"/>
      <w:r w:rsidR="00041F7C" w:rsidRPr="0048256F">
        <w:rPr>
          <w:rFonts w:eastAsia="楷体" w:hint="eastAsia"/>
          <w:color w:val="000000"/>
          <w:kern w:val="0"/>
          <w:sz w:val="24"/>
          <w:szCs w:val="24"/>
        </w:rPr>
        <w:t>的</w:t>
      </w:r>
      <w:r w:rsidR="001D3A7C" w:rsidRPr="0048256F">
        <w:rPr>
          <w:rFonts w:eastAsia="楷体" w:hint="eastAsia"/>
          <w:color w:val="000000"/>
          <w:kern w:val="0"/>
          <w:sz w:val="24"/>
          <w:szCs w:val="24"/>
        </w:rPr>
        <w:t>N</w:t>
      </w:r>
      <w:r w:rsidR="001D3A7C" w:rsidRPr="0048256F">
        <w:rPr>
          <w:rFonts w:eastAsia="楷体"/>
          <w:color w:val="000000"/>
          <w:kern w:val="0"/>
          <w:sz w:val="24"/>
          <w:szCs w:val="24"/>
        </w:rPr>
        <w:t>HC</w:t>
      </w:r>
      <w:r w:rsidR="001D3A7C" w:rsidRPr="0048256F">
        <w:rPr>
          <w:rFonts w:eastAsia="楷体" w:hint="eastAsia"/>
          <w:color w:val="000000"/>
          <w:kern w:val="0"/>
          <w:sz w:val="24"/>
          <w:szCs w:val="24"/>
        </w:rPr>
        <w:t>催化</w:t>
      </w:r>
      <w:r w:rsidR="00041F7C" w:rsidRPr="0048256F">
        <w:rPr>
          <w:rFonts w:eastAsia="楷体" w:hint="eastAsia"/>
          <w:color w:val="000000"/>
          <w:kern w:val="0"/>
          <w:sz w:val="24"/>
          <w:szCs w:val="24"/>
        </w:rPr>
        <w:t>双自由基偶联</w:t>
      </w:r>
      <w:r w:rsidR="001D3A7C" w:rsidRPr="0048256F">
        <w:rPr>
          <w:rFonts w:eastAsia="楷体" w:hint="eastAsia"/>
          <w:color w:val="000000"/>
          <w:kern w:val="0"/>
          <w:sz w:val="24"/>
          <w:szCs w:val="24"/>
        </w:rPr>
        <w:t>反应</w:t>
      </w:r>
      <w:r w:rsidR="00041F7C" w:rsidRPr="0048256F">
        <w:rPr>
          <w:rFonts w:eastAsia="楷体" w:hint="eastAsia"/>
          <w:color w:val="000000"/>
          <w:kern w:val="0"/>
          <w:sz w:val="24"/>
          <w:szCs w:val="24"/>
        </w:rPr>
        <w:t>进行</w:t>
      </w:r>
      <w:r w:rsidR="00041F7C" w:rsidRPr="0048256F">
        <w:rPr>
          <w:rFonts w:eastAsia="楷体"/>
          <w:kern w:val="0"/>
          <w:sz w:val="24"/>
          <w:szCs w:val="24"/>
        </w:rPr>
        <w:t>模型构建，</w:t>
      </w:r>
      <w:r w:rsidR="008308C5" w:rsidRPr="0048256F">
        <w:rPr>
          <w:rFonts w:eastAsia="楷体" w:hint="eastAsia"/>
          <w:kern w:val="0"/>
          <w:sz w:val="24"/>
          <w:szCs w:val="24"/>
        </w:rPr>
        <w:t>并</w:t>
      </w:r>
      <w:r w:rsidR="008308C5" w:rsidRPr="0048256F">
        <w:rPr>
          <w:rFonts w:eastAsia="楷体" w:hint="eastAsia"/>
          <w:color w:val="000000"/>
          <w:kern w:val="0"/>
          <w:sz w:val="24"/>
          <w:szCs w:val="24"/>
        </w:rPr>
        <w:t>使用量子化学计算程序</w:t>
      </w:r>
      <w:r w:rsidR="00041F7C" w:rsidRPr="0048256F">
        <w:rPr>
          <w:rFonts w:eastAsia="楷体"/>
          <w:bCs/>
          <w:sz w:val="24"/>
          <w:szCs w:val="24"/>
        </w:rPr>
        <w:t>揭示其在能量上最占优势的反应路径是否为</w:t>
      </w:r>
      <w:del w:id="66" w:author="Administrator" w:date="2022-02-27T19:13:00Z">
        <w:r w:rsidR="00041F7C" w:rsidRPr="0048256F" w:rsidDel="001E23C8">
          <w:rPr>
            <w:rFonts w:eastAsia="楷体"/>
            <w:kern w:val="0"/>
            <w:sz w:val="24"/>
            <w:szCs w:val="24"/>
          </w:rPr>
          <w:delText>中继的</w:delText>
        </w:r>
        <w:r w:rsidR="00041F7C" w:rsidRPr="0048256F" w:rsidDel="001E23C8">
          <w:rPr>
            <w:rFonts w:eastAsia="楷体"/>
            <w:kern w:val="0"/>
            <w:sz w:val="24"/>
            <w:szCs w:val="24"/>
          </w:rPr>
          <w:delText>PCET</w:delText>
        </w:r>
      </w:del>
      <w:ins w:id="67" w:author="Administrator" w:date="2022-02-27T19:13:00Z">
        <w:r w:rsidR="001E23C8">
          <w:rPr>
            <w:rFonts w:eastAsia="楷体"/>
            <w:kern w:val="0"/>
            <w:sz w:val="24"/>
            <w:szCs w:val="24"/>
          </w:rPr>
          <w:t>非绝热</w:t>
        </w:r>
        <w:r w:rsidR="001E23C8">
          <w:rPr>
            <w:rFonts w:eastAsia="楷体"/>
            <w:kern w:val="0"/>
            <w:sz w:val="24"/>
            <w:szCs w:val="24"/>
          </w:rPr>
          <w:t>PCET</w:t>
        </w:r>
      </w:ins>
      <w:r w:rsidR="00041F7C" w:rsidRPr="0048256F">
        <w:rPr>
          <w:rFonts w:eastAsia="楷体"/>
          <w:kern w:val="0"/>
          <w:sz w:val="24"/>
          <w:szCs w:val="24"/>
        </w:rPr>
        <w:t>机理</w:t>
      </w:r>
      <w:r w:rsidR="00041F7C" w:rsidRPr="0048256F">
        <w:rPr>
          <w:rFonts w:eastAsia="楷体"/>
          <w:bCs/>
          <w:sz w:val="24"/>
          <w:szCs w:val="24"/>
        </w:rPr>
        <w:t>，然后对关键的开</w:t>
      </w:r>
      <w:r w:rsidR="00BC3196" w:rsidRPr="0048256F">
        <w:rPr>
          <w:rFonts w:eastAsia="楷体" w:hint="eastAsia"/>
          <w:bCs/>
          <w:sz w:val="24"/>
          <w:szCs w:val="24"/>
        </w:rPr>
        <w:t>壳</w:t>
      </w:r>
      <w:r w:rsidR="00041F7C" w:rsidRPr="0048256F">
        <w:rPr>
          <w:rFonts w:eastAsia="楷体"/>
          <w:bCs/>
          <w:sz w:val="24"/>
          <w:szCs w:val="24"/>
        </w:rPr>
        <w:t>单重态过渡态的</w:t>
      </w:r>
      <w:r w:rsidR="00041F7C" w:rsidRPr="0048256F">
        <w:rPr>
          <w:rFonts w:eastAsia="楷体"/>
          <w:bCs/>
          <w:sz w:val="24"/>
          <w:szCs w:val="24"/>
        </w:rPr>
        <w:t>IRC</w:t>
      </w:r>
      <w:r w:rsidR="00041F7C" w:rsidRPr="0048256F">
        <w:rPr>
          <w:rFonts w:eastAsia="楷体"/>
          <w:bCs/>
          <w:sz w:val="24"/>
          <w:szCs w:val="24"/>
        </w:rPr>
        <w:t>进行跟踪分析自旋分布和分子轨道变化</w:t>
      </w:r>
      <w:r w:rsidR="00041F7C" w:rsidRPr="0048256F">
        <w:rPr>
          <w:rFonts w:eastAsia="楷体" w:hint="eastAsia"/>
          <w:bCs/>
          <w:sz w:val="24"/>
          <w:szCs w:val="24"/>
        </w:rPr>
        <w:t>，探究</w:t>
      </w:r>
      <w:del w:id="68" w:author="Administrator" w:date="2022-02-27T19:13:00Z">
        <w:r w:rsidR="00041F7C" w:rsidRPr="0048256F" w:rsidDel="001E23C8">
          <w:rPr>
            <w:rFonts w:eastAsia="楷体"/>
            <w:kern w:val="0"/>
            <w:sz w:val="24"/>
            <w:szCs w:val="24"/>
          </w:rPr>
          <w:delText>中继的</w:delText>
        </w:r>
        <w:r w:rsidR="00041F7C" w:rsidRPr="0048256F" w:rsidDel="001E23C8">
          <w:rPr>
            <w:rFonts w:eastAsia="楷体"/>
            <w:kern w:val="0"/>
            <w:sz w:val="24"/>
            <w:szCs w:val="24"/>
          </w:rPr>
          <w:delText>PCET</w:delText>
        </w:r>
      </w:del>
      <w:ins w:id="69" w:author="Administrator" w:date="2022-02-27T19:13:00Z">
        <w:r w:rsidR="001E23C8">
          <w:rPr>
            <w:rFonts w:eastAsia="楷体"/>
            <w:kern w:val="0"/>
            <w:sz w:val="24"/>
            <w:szCs w:val="24"/>
          </w:rPr>
          <w:t>非绝热</w:t>
        </w:r>
        <w:r w:rsidR="001E23C8">
          <w:rPr>
            <w:rFonts w:eastAsia="楷体"/>
            <w:kern w:val="0"/>
            <w:sz w:val="24"/>
            <w:szCs w:val="24"/>
          </w:rPr>
          <w:t>PCET</w:t>
        </w:r>
      </w:ins>
      <w:r w:rsidR="00041F7C" w:rsidRPr="0048256F">
        <w:rPr>
          <w:rFonts w:eastAsia="楷体"/>
          <w:kern w:val="0"/>
          <w:sz w:val="24"/>
          <w:szCs w:val="24"/>
        </w:rPr>
        <w:t>机理</w:t>
      </w:r>
      <w:r w:rsidR="00F67D5F" w:rsidRPr="0048256F">
        <w:rPr>
          <w:rFonts w:eastAsia="楷体" w:hint="eastAsia"/>
          <w:kern w:val="0"/>
          <w:sz w:val="24"/>
          <w:szCs w:val="24"/>
        </w:rPr>
        <w:t>的</w:t>
      </w:r>
      <w:r w:rsidR="00041F7C" w:rsidRPr="0048256F">
        <w:rPr>
          <w:rFonts w:eastAsia="楷体" w:hint="eastAsia"/>
          <w:kern w:val="0"/>
          <w:sz w:val="24"/>
          <w:szCs w:val="24"/>
        </w:rPr>
        <w:t>普遍</w:t>
      </w:r>
      <w:r w:rsidR="00F67D5F" w:rsidRPr="0048256F">
        <w:rPr>
          <w:rFonts w:eastAsia="楷体" w:hint="eastAsia"/>
          <w:kern w:val="0"/>
          <w:sz w:val="24"/>
          <w:szCs w:val="24"/>
        </w:rPr>
        <w:t>性</w:t>
      </w:r>
      <w:r w:rsidRPr="0048256F">
        <w:rPr>
          <w:rFonts w:eastAsia="楷体"/>
          <w:color w:val="000000"/>
          <w:kern w:val="0"/>
          <w:sz w:val="24"/>
          <w:szCs w:val="24"/>
        </w:rPr>
        <w:t>。</w:t>
      </w:r>
    </w:p>
    <w:p w14:paraId="5E4C847B" w14:textId="401C8547" w:rsidR="00193F7B" w:rsidRPr="0048256F" w:rsidRDefault="00BF4E65">
      <w:pPr>
        <w:autoSpaceDE w:val="0"/>
        <w:autoSpaceDN w:val="0"/>
        <w:adjustRightInd w:val="0"/>
        <w:spacing w:line="440" w:lineRule="exact"/>
        <w:ind w:firstLineChars="196" w:firstLine="472"/>
        <w:rPr>
          <w:rFonts w:eastAsia="楷体"/>
          <w:kern w:val="0"/>
          <w:sz w:val="24"/>
          <w:szCs w:val="24"/>
        </w:rPr>
      </w:pPr>
      <w:r w:rsidRPr="0048256F">
        <w:rPr>
          <w:rFonts w:eastAsia="楷体"/>
          <w:b/>
          <w:kern w:val="0"/>
          <w:sz w:val="24"/>
          <w:szCs w:val="24"/>
        </w:rPr>
        <w:t>202</w:t>
      </w:r>
      <w:r w:rsidR="00663DCB" w:rsidRPr="0048256F">
        <w:rPr>
          <w:rFonts w:eastAsia="楷体"/>
          <w:b/>
          <w:kern w:val="0"/>
          <w:sz w:val="24"/>
          <w:szCs w:val="24"/>
        </w:rPr>
        <w:t>4</w:t>
      </w:r>
      <w:r w:rsidRPr="0048256F">
        <w:rPr>
          <w:rFonts w:eastAsia="楷体"/>
          <w:b/>
          <w:kern w:val="0"/>
          <w:sz w:val="24"/>
          <w:szCs w:val="24"/>
        </w:rPr>
        <w:t>年</w:t>
      </w:r>
      <w:r w:rsidRPr="0048256F">
        <w:rPr>
          <w:rFonts w:eastAsia="楷体"/>
          <w:b/>
          <w:kern w:val="0"/>
          <w:sz w:val="24"/>
          <w:szCs w:val="24"/>
        </w:rPr>
        <w:t>1</w:t>
      </w:r>
      <w:r w:rsidRPr="0048256F">
        <w:rPr>
          <w:rFonts w:eastAsia="楷体"/>
          <w:b/>
          <w:kern w:val="0"/>
          <w:sz w:val="24"/>
          <w:szCs w:val="24"/>
        </w:rPr>
        <w:t>月</w:t>
      </w:r>
      <w:r w:rsidRPr="0048256F">
        <w:rPr>
          <w:rFonts w:eastAsia="楷体"/>
          <w:b/>
          <w:kern w:val="0"/>
          <w:sz w:val="24"/>
          <w:szCs w:val="24"/>
        </w:rPr>
        <w:t>1</w:t>
      </w:r>
      <w:r w:rsidRPr="0048256F">
        <w:rPr>
          <w:rFonts w:eastAsia="楷体"/>
          <w:b/>
          <w:kern w:val="0"/>
          <w:sz w:val="24"/>
          <w:szCs w:val="24"/>
        </w:rPr>
        <w:t>日</w:t>
      </w:r>
      <w:r w:rsidRPr="0048256F">
        <w:rPr>
          <w:rFonts w:eastAsia="楷体"/>
          <w:b/>
          <w:kern w:val="0"/>
          <w:sz w:val="24"/>
          <w:szCs w:val="24"/>
        </w:rPr>
        <w:t>~202</w:t>
      </w:r>
      <w:r w:rsidR="00663DCB" w:rsidRPr="0048256F">
        <w:rPr>
          <w:rFonts w:eastAsia="楷体"/>
          <w:b/>
          <w:kern w:val="0"/>
          <w:sz w:val="24"/>
          <w:szCs w:val="24"/>
        </w:rPr>
        <w:t>4</w:t>
      </w:r>
      <w:r w:rsidRPr="0048256F">
        <w:rPr>
          <w:rFonts w:eastAsia="楷体"/>
          <w:b/>
          <w:kern w:val="0"/>
          <w:sz w:val="24"/>
          <w:szCs w:val="24"/>
        </w:rPr>
        <w:t>年</w:t>
      </w:r>
      <w:r w:rsidRPr="0048256F">
        <w:rPr>
          <w:rFonts w:eastAsia="楷体"/>
          <w:b/>
          <w:kern w:val="0"/>
          <w:sz w:val="24"/>
          <w:szCs w:val="24"/>
        </w:rPr>
        <w:t>12</w:t>
      </w:r>
      <w:r w:rsidRPr="0048256F">
        <w:rPr>
          <w:rFonts w:eastAsia="楷体"/>
          <w:b/>
          <w:kern w:val="0"/>
          <w:sz w:val="24"/>
          <w:szCs w:val="24"/>
        </w:rPr>
        <w:t>月</w:t>
      </w:r>
      <w:r w:rsidRPr="0048256F">
        <w:rPr>
          <w:rFonts w:eastAsia="楷体"/>
          <w:b/>
          <w:kern w:val="0"/>
          <w:sz w:val="24"/>
          <w:szCs w:val="24"/>
        </w:rPr>
        <w:t>31</w:t>
      </w:r>
      <w:r w:rsidRPr="0048256F">
        <w:rPr>
          <w:rFonts w:eastAsia="楷体"/>
          <w:b/>
          <w:kern w:val="0"/>
          <w:sz w:val="24"/>
          <w:szCs w:val="24"/>
        </w:rPr>
        <w:t>日</w:t>
      </w:r>
      <w:r w:rsidRPr="0048256F">
        <w:rPr>
          <w:rFonts w:eastAsia="楷体"/>
          <w:kern w:val="0"/>
          <w:sz w:val="24"/>
          <w:szCs w:val="24"/>
        </w:rPr>
        <w:t xml:space="preserve"> </w:t>
      </w:r>
      <w:r w:rsidRPr="0048256F">
        <w:rPr>
          <w:rFonts w:eastAsia="楷体"/>
          <w:color w:val="000000"/>
          <w:kern w:val="0"/>
          <w:sz w:val="24"/>
          <w:szCs w:val="24"/>
        </w:rPr>
        <w:t>项目</w:t>
      </w:r>
      <w:r w:rsidR="009237C8" w:rsidRPr="0048256F">
        <w:rPr>
          <w:rFonts w:eastAsia="楷体" w:hint="eastAsia"/>
          <w:color w:val="000000"/>
          <w:kern w:val="0"/>
          <w:sz w:val="24"/>
          <w:szCs w:val="24"/>
        </w:rPr>
        <w:t>组</w:t>
      </w:r>
      <w:r w:rsidRPr="0048256F">
        <w:rPr>
          <w:rFonts w:eastAsia="楷体"/>
          <w:color w:val="000000"/>
          <w:kern w:val="0"/>
          <w:sz w:val="24"/>
          <w:szCs w:val="24"/>
        </w:rPr>
        <w:t>成员</w:t>
      </w:r>
      <w:r w:rsidR="00F93A7D" w:rsidRPr="0048256F">
        <w:rPr>
          <w:rFonts w:eastAsia="楷体" w:hint="eastAsia"/>
          <w:color w:val="000000"/>
          <w:kern w:val="0"/>
          <w:sz w:val="24"/>
          <w:szCs w:val="24"/>
        </w:rPr>
        <w:t>设计一些</w:t>
      </w:r>
      <w:r w:rsidR="00F93A7D" w:rsidRPr="0048256F">
        <w:rPr>
          <w:rFonts w:eastAsia="楷体"/>
          <w:sz w:val="24"/>
          <w:szCs w:val="24"/>
        </w:rPr>
        <w:t>分子结构替换</w:t>
      </w:r>
      <w:r w:rsidR="00F93A7D" w:rsidRPr="0048256F">
        <w:rPr>
          <w:rFonts w:eastAsia="楷体"/>
          <w:sz w:val="24"/>
          <w:szCs w:val="24"/>
        </w:rPr>
        <w:t>Breslow</w:t>
      </w:r>
      <w:r w:rsidR="00F93A7D" w:rsidRPr="0048256F">
        <w:rPr>
          <w:rFonts w:eastAsia="楷体"/>
          <w:sz w:val="24"/>
          <w:szCs w:val="24"/>
        </w:rPr>
        <w:t>中间体</w:t>
      </w:r>
      <w:r w:rsidR="00780F25" w:rsidRPr="0048256F">
        <w:rPr>
          <w:rFonts w:eastAsia="楷体" w:hint="eastAsia"/>
          <w:sz w:val="24"/>
          <w:szCs w:val="24"/>
        </w:rPr>
        <w:t>，然后</w:t>
      </w:r>
      <w:r w:rsidR="006253D3" w:rsidRPr="0048256F">
        <w:rPr>
          <w:rFonts w:eastAsia="楷体" w:hint="eastAsia"/>
          <w:sz w:val="24"/>
          <w:szCs w:val="24"/>
        </w:rPr>
        <w:t>计算</w:t>
      </w:r>
      <w:r w:rsidR="00780F25" w:rsidRPr="0048256F">
        <w:rPr>
          <w:rFonts w:eastAsia="楷体" w:hint="eastAsia"/>
          <w:sz w:val="24"/>
          <w:szCs w:val="24"/>
        </w:rPr>
        <w:t>这些模型能否通过</w:t>
      </w:r>
      <w:del w:id="70" w:author="Administrator" w:date="2022-02-27T19:13:00Z">
        <w:r w:rsidR="00F93A7D" w:rsidRPr="0048256F" w:rsidDel="001E23C8">
          <w:rPr>
            <w:rFonts w:eastAsia="楷体"/>
            <w:sz w:val="24"/>
            <w:szCs w:val="24"/>
          </w:rPr>
          <w:delText>中继的</w:delText>
        </w:r>
        <w:r w:rsidR="00F93A7D" w:rsidRPr="0048256F" w:rsidDel="001E23C8">
          <w:rPr>
            <w:rFonts w:eastAsia="楷体"/>
            <w:sz w:val="24"/>
            <w:szCs w:val="24"/>
          </w:rPr>
          <w:delText>PCET</w:delText>
        </w:r>
      </w:del>
      <w:ins w:id="71" w:author="Administrator" w:date="2022-02-27T19:13:00Z">
        <w:r w:rsidR="001E23C8">
          <w:rPr>
            <w:rFonts w:eastAsia="楷体"/>
            <w:sz w:val="24"/>
            <w:szCs w:val="24"/>
          </w:rPr>
          <w:t>非绝热</w:t>
        </w:r>
        <w:r w:rsidR="001E23C8">
          <w:rPr>
            <w:rFonts w:eastAsia="楷体"/>
            <w:sz w:val="24"/>
            <w:szCs w:val="24"/>
          </w:rPr>
          <w:t>PCET</w:t>
        </w:r>
      </w:ins>
      <w:r w:rsidR="00F93A7D" w:rsidRPr="0048256F">
        <w:rPr>
          <w:rFonts w:eastAsia="楷体"/>
          <w:sz w:val="24"/>
          <w:szCs w:val="24"/>
        </w:rPr>
        <w:t>机理</w:t>
      </w:r>
      <w:r w:rsidR="00780F25" w:rsidRPr="0048256F">
        <w:rPr>
          <w:rFonts w:eastAsia="楷体" w:hint="eastAsia"/>
          <w:sz w:val="24"/>
          <w:szCs w:val="24"/>
        </w:rPr>
        <w:t>产生双</w:t>
      </w:r>
      <w:r w:rsidR="00F93A7D" w:rsidRPr="0048256F">
        <w:rPr>
          <w:rFonts w:eastAsia="楷体"/>
          <w:sz w:val="24"/>
          <w:szCs w:val="24"/>
        </w:rPr>
        <w:t>自由基</w:t>
      </w:r>
      <w:r w:rsidR="00780F25" w:rsidRPr="0048256F">
        <w:rPr>
          <w:rFonts w:eastAsia="楷体" w:hint="eastAsia"/>
          <w:sz w:val="24"/>
          <w:szCs w:val="24"/>
        </w:rPr>
        <w:t>，进一步探讨</w:t>
      </w:r>
      <w:del w:id="72" w:author="Administrator" w:date="2022-02-27T19:13:00Z">
        <w:r w:rsidR="00780F25" w:rsidRPr="0048256F" w:rsidDel="001E23C8">
          <w:rPr>
            <w:rFonts w:eastAsia="楷体"/>
            <w:sz w:val="24"/>
            <w:szCs w:val="24"/>
          </w:rPr>
          <w:delText>中继的</w:delText>
        </w:r>
        <w:r w:rsidR="00780F25" w:rsidRPr="0048256F" w:rsidDel="001E23C8">
          <w:rPr>
            <w:rFonts w:eastAsia="楷体"/>
            <w:sz w:val="24"/>
            <w:szCs w:val="24"/>
          </w:rPr>
          <w:delText>PCET</w:delText>
        </w:r>
      </w:del>
      <w:ins w:id="73" w:author="Administrator" w:date="2022-02-27T19:13:00Z">
        <w:r w:rsidR="001E23C8">
          <w:rPr>
            <w:rFonts w:eastAsia="楷体"/>
            <w:sz w:val="24"/>
            <w:szCs w:val="24"/>
          </w:rPr>
          <w:t>非绝热</w:t>
        </w:r>
        <w:r w:rsidR="001E23C8">
          <w:rPr>
            <w:rFonts w:eastAsia="楷体"/>
            <w:sz w:val="24"/>
            <w:szCs w:val="24"/>
          </w:rPr>
          <w:t>PCET</w:t>
        </w:r>
      </w:ins>
      <w:r w:rsidR="00780F25" w:rsidRPr="0048256F">
        <w:rPr>
          <w:rFonts w:eastAsia="楷体"/>
          <w:sz w:val="24"/>
          <w:szCs w:val="24"/>
        </w:rPr>
        <w:t>机理</w:t>
      </w:r>
      <w:r w:rsidR="00780F25" w:rsidRPr="0048256F">
        <w:rPr>
          <w:rFonts w:eastAsia="楷体" w:hint="eastAsia"/>
          <w:sz w:val="24"/>
          <w:szCs w:val="24"/>
        </w:rPr>
        <w:t>的必要因素和普遍性</w:t>
      </w:r>
      <w:r w:rsidR="00F93A7D" w:rsidRPr="0048256F">
        <w:rPr>
          <w:rFonts w:eastAsia="楷体"/>
          <w:sz w:val="24"/>
          <w:szCs w:val="24"/>
        </w:rPr>
        <w:t>。</w:t>
      </w:r>
      <w:r w:rsidR="00780F25" w:rsidRPr="0048256F">
        <w:rPr>
          <w:rFonts w:eastAsia="楷体" w:hint="eastAsia"/>
          <w:color w:val="000000"/>
          <w:kern w:val="0"/>
          <w:sz w:val="24"/>
          <w:szCs w:val="24"/>
        </w:rPr>
        <w:t>对于理论上有希望</w:t>
      </w:r>
      <w:r w:rsidR="006253D3" w:rsidRPr="0048256F">
        <w:rPr>
          <w:rFonts w:eastAsia="楷体" w:hint="eastAsia"/>
          <w:color w:val="000000"/>
          <w:kern w:val="0"/>
          <w:sz w:val="24"/>
          <w:szCs w:val="24"/>
        </w:rPr>
        <w:t>实现</w:t>
      </w:r>
      <w:r w:rsidR="00780F25" w:rsidRPr="0048256F">
        <w:rPr>
          <w:rFonts w:eastAsia="楷体" w:hint="eastAsia"/>
          <w:color w:val="000000"/>
          <w:kern w:val="0"/>
          <w:sz w:val="24"/>
          <w:szCs w:val="24"/>
        </w:rPr>
        <w:t>的设计模型反应，本课题组将寻找实验课题组合作开发新的自由基偶联反应</w:t>
      </w:r>
      <w:r w:rsidR="0019237C" w:rsidRPr="0048256F">
        <w:rPr>
          <w:rFonts w:eastAsia="楷体" w:hint="eastAsia"/>
          <w:color w:val="000000"/>
          <w:kern w:val="0"/>
          <w:sz w:val="24"/>
          <w:szCs w:val="24"/>
        </w:rPr>
        <w:t>策略</w:t>
      </w:r>
      <w:r w:rsidRPr="0048256F">
        <w:rPr>
          <w:rFonts w:eastAsia="楷体"/>
          <w:color w:val="000000"/>
          <w:kern w:val="0"/>
          <w:sz w:val="24"/>
          <w:szCs w:val="24"/>
        </w:rPr>
        <w:t>。</w:t>
      </w:r>
    </w:p>
    <w:p w14:paraId="65E40856" w14:textId="2131CA37" w:rsidR="008308C5" w:rsidRPr="0048256F" w:rsidRDefault="00BF4E65">
      <w:pPr>
        <w:autoSpaceDE w:val="0"/>
        <w:autoSpaceDN w:val="0"/>
        <w:adjustRightInd w:val="0"/>
        <w:spacing w:line="440" w:lineRule="exact"/>
        <w:ind w:firstLineChars="196" w:firstLine="472"/>
        <w:rPr>
          <w:rFonts w:eastAsia="楷体"/>
          <w:color w:val="000000"/>
          <w:kern w:val="0"/>
          <w:sz w:val="24"/>
          <w:szCs w:val="24"/>
        </w:rPr>
      </w:pPr>
      <w:r w:rsidRPr="0048256F">
        <w:rPr>
          <w:rFonts w:eastAsia="楷体"/>
          <w:b/>
          <w:kern w:val="0"/>
          <w:sz w:val="24"/>
          <w:szCs w:val="24"/>
        </w:rPr>
        <w:t>202</w:t>
      </w:r>
      <w:r w:rsidR="00663DCB" w:rsidRPr="0048256F">
        <w:rPr>
          <w:rFonts w:eastAsia="楷体"/>
          <w:b/>
          <w:kern w:val="0"/>
          <w:sz w:val="24"/>
          <w:szCs w:val="24"/>
        </w:rPr>
        <w:t>5</w:t>
      </w:r>
      <w:r w:rsidRPr="0048256F">
        <w:rPr>
          <w:rFonts w:eastAsia="楷体"/>
          <w:b/>
          <w:kern w:val="0"/>
          <w:sz w:val="24"/>
          <w:szCs w:val="24"/>
        </w:rPr>
        <w:t>年</w:t>
      </w:r>
      <w:r w:rsidRPr="0048256F">
        <w:rPr>
          <w:rFonts w:eastAsia="楷体"/>
          <w:b/>
          <w:kern w:val="0"/>
          <w:sz w:val="24"/>
          <w:szCs w:val="24"/>
        </w:rPr>
        <w:t>1</w:t>
      </w:r>
      <w:r w:rsidRPr="0048256F">
        <w:rPr>
          <w:rFonts w:eastAsia="楷体"/>
          <w:b/>
          <w:kern w:val="0"/>
          <w:sz w:val="24"/>
          <w:szCs w:val="24"/>
        </w:rPr>
        <w:t>月</w:t>
      </w:r>
      <w:r w:rsidRPr="0048256F">
        <w:rPr>
          <w:rFonts w:eastAsia="楷体"/>
          <w:b/>
          <w:kern w:val="0"/>
          <w:sz w:val="24"/>
          <w:szCs w:val="24"/>
        </w:rPr>
        <w:t>1</w:t>
      </w:r>
      <w:r w:rsidRPr="0048256F">
        <w:rPr>
          <w:rFonts w:eastAsia="楷体"/>
          <w:b/>
          <w:kern w:val="0"/>
          <w:sz w:val="24"/>
          <w:szCs w:val="24"/>
        </w:rPr>
        <w:t>日</w:t>
      </w:r>
      <w:r w:rsidRPr="0048256F">
        <w:rPr>
          <w:rFonts w:eastAsia="楷体"/>
          <w:b/>
          <w:kern w:val="0"/>
          <w:sz w:val="24"/>
          <w:szCs w:val="24"/>
        </w:rPr>
        <w:t>~202</w:t>
      </w:r>
      <w:r w:rsidR="00663DCB" w:rsidRPr="0048256F">
        <w:rPr>
          <w:rFonts w:eastAsia="楷体"/>
          <w:b/>
          <w:kern w:val="0"/>
          <w:sz w:val="24"/>
          <w:szCs w:val="24"/>
        </w:rPr>
        <w:t>5</w:t>
      </w:r>
      <w:r w:rsidRPr="0048256F">
        <w:rPr>
          <w:rFonts w:eastAsia="楷体"/>
          <w:b/>
          <w:kern w:val="0"/>
          <w:sz w:val="24"/>
          <w:szCs w:val="24"/>
        </w:rPr>
        <w:t>年</w:t>
      </w:r>
      <w:r w:rsidRPr="0048256F">
        <w:rPr>
          <w:rFonts w:eastAsia="楷体"/>
          <w:b/>
          <w:kern w:val="0"/>
          <w:sz w:val="24"/>
          <w:szCs w:val="24"/>
        </w:rPr>
        <w:t>12</w:t>
      </w:r>
      <w:r w:rsidRPr="0048256F">
        <w:rPr>
          <w:rFonts w:eastAsia="楷体"/>
          <w:b/>
          <w:kern w:val="0"/>
          <w:sz w:val="24"/>
          <w:szCs w:val="24"/>
        </w:rPr>
        <w:t>月</w:t>
      </w:r>
      <w:r w:rsidRPr="0048256F">
        <w:rPr>
          <w:rFonts w:eastAsia="楷体"/>
          <w:b/>
          <w:kern w:val="0"/>
          <w:sz w:val="24"/>
          <w:szCs w:val="24"/>
        </w:rPr>
        <w:t>31</w:t>
      </w:r>
      <w:r w:rsidRPr="0048256F">
        <w:rPr>
          <w:rFonts w:eastAsia="楷体"/>
          <w:b/>
          <w:kern w:val="0"/>
          <w:sz w:val="24"/>
          <w:szCs w:val="24"/>
        </w:rPr>
        <w:t>日</w:t>
      </w:r>
      <w:r w:rsidRPr="0048256F">
        <w:rPr>
          <w:rFonts w:eastAsia="楷体"/>
          <w:b/>
          <w:kern w:val="0"/>
          <w:sz w:val="24"/>
          <w:szCs w:val="24"/>
        </w:rPr>
        <w:t xml:space="preserve"> </w:t>
      </w:r>
      <w:r w:rsidRPr="0048256F">
        <w:rPr>
          <w:rFonts w:eastAsia="楷体"/>
          <w:color w:val="000000"/>
          <w:kern w:val="0"/>
          <w:sz w:val="24"/>
          <w:szCs w:val="24"/>
        </w:rPr>
        <w:t>项目</w:t>
      </w:r>
      <w:r w:rsidR="006253D3" w:rsidRPr="0048256F">
        <w:rPr>
          <w:rFonts w:eastAsia="楷体" w:hint="eastAsia"/>
          <w:color w:val="000000"/>
          <w:kern w:val="0"/>
          <w:sz w:val="24"/>
          <w:szCs w:val="24"/>
        </w:rPr>
        <w:t>组</w:t>
      </w:r>
      <w:r w:rsidRPr="0048256F">
        <w:rPr>
          <w:rFonts w:eastAsia="楷体"/>
          <w:color w:val="000000"/>
          <w:kern w:val="0"/>
          <w:sz w:val="24"/>
          <w:szCs w:val="24"/>
        </w:rPr>
        <w:t>成员</w:t>
      </w:r>
      <w:r w:rsidR="00611C64" w:rsidRPr="0048256F">
        <w:rPr>
          <w:rFonts w:eastAsia="楷体" w:hint="eastAsia"/>
          <w:color w:val="000000"/>
          <w:kern w:val="0"/>
          <w:sz w:val="24"/>
          <w:szCs w:val="24"/>
        </w:rPr>
        <w:t>使用量子化学计算程序</w:t>
      </w:r>
      <w:r w:rsidR="00171BCE" w:rsidRPr="0048256F">
        <w:rPr>
          <w:rFonts w:eastAsia="楷体" w:hint="eastAsia"/>
          <w:color w:val="000000"/>
          <w:kern w:val="0"/>
          <w:sz w:val="24"/>
          <w:szCs w:val="24"/>
        </w:rPr>
        <w:t>构建</w:t>
      </w:r>
      <w:r w:rsidR="00F629A4" w:rsidRPr="0048256F">
        <w:rPr>
          <w:rFonts w:eastAsia="楷体" w:hint="eastAsia"/>
          <w:color w:val="000000"/>
          <w:kern w:val="0"/>
          <w:sz w:val="24"/>
          <w:szCs w:val="24"/>
        </w:rPr>
        <w:t>和模拟</w:t>
      </w:r>
      <w:r w:rsidR="008308C5" w:rsidRPr="0048256F">
        <w:rPr>
          <w:rFonts w:eastAsia="楷体"/>
          <w:sz w:val="24"/>
          <w:szCs w:val="24"/>
        </w:rPr>
        <w:t>NHC</w:t>
      </w:r>
      <w:r w:rsidR="008308C5" w:rsidRPr="0048256F">
        <w:rPr>
          <w:rFonts w:eastAsia="楷体"/>
          <w:sz w:val="24"/>
          <w:szCs w:val="24"/>
        </w:rPr>
        <w:t>催化</w:t>
      </w:r>
      <w:r w:rsidR="00F67D5F" w:rsidRPr="0048256F">
        <w:rPr>
          <w:rFonts w:eastAsia="楷体" w:hint="eastAsia"/>
          <w:sz w:val="24"/>
          <w:szCs w:val="24"/>
        </w:rPr>
        <w:t>烯烃</w:t>
      </w:r>
      <w:r w:rsidR="00BB207F" w:rsidRPr="0048256F">
        <w:rPr>
          <w:rFonts w:eastAsia="楷体" w:hint="eastAsia"/>
          <w:sz w:val="24"/>
          <w:szCs w:val="24"/>
        </w:rPr>
        <w:t>的</w:t>
      </w:r>
      <w:r w:rsidR="008308C5" w:rsidRPr="0048256F">
        <w:rPr>
          <w:rFonts w:eastAsia="楷体"/>
          <w:sz w:val="24"/>
          <w:szCs w:val="24"/>
        </w:rPr>
        <w:t>自由基</w:t>
      </w:r>
      <w:r w:rsidR="00F67D5F" w:rsidRPr="0048256F">
        <w:rPr>
          <w:rFonts w:eastAsia="楷体" w:hint="eastAsia"/>
          <w:sz w:val="24"/>
          <w:szCs w:val="24"/>
        </w:rPr>
        <w:t>加成反应</w:t>
      </w:r>
      <w:r w:rsidR="00F629A4" w:rsidRPr="0048256F">
        <w:rPr>
          <w:rFonts w:eastAsia="楷体" w:hint="eastAsia"/>
          <w:sz w:val="24"/>
          <w:szCs w:val="24"/>
        </w:rPr>
        <w:t>的</w:t>
      </w:r>
      <w:del w:id="74" w:author="Administrator" w:date="2022-02-27T19:13:00Z">
        <w:r w:rsidR="000F36DC" w:rsidRPr="0048256F" w:rsidDel="001E23C8">
          <w:rPr>
            <w:rFonts w:eastAsia="楷体"/>
            <w:kern w:val="0"/>
            <w:sz w:val="24"/>
            <w:szCs w:val="24"/>
          </w:rPr>
          <w:delText>中继的</w:delText>
        </w:r>
        <w:r w:rsidR="000F36DC" w:rsidRPr="0048256F" w:rsidDel="001E23C8">
          <w:rPr>
            <w:rFonts w:eastAsia="楷体"/>
            <w:kern w:val="0"/>
            <w:sz w:val="24"/>
            <w:szCs w:val="24"/>
          </w:rPr>
          <w:delText>PCET</w:delText>
        </w:r>
      </w:del>
      <w:ins w:id="75" w:author="Administrator" w:date="2022-02-27T19:13:00Z">
        <w:r w:rsidR="001E23C8">
          <w:rPr>
            <w:rFonts w:eastAsia="楷体"/>
            <w:kern w:val="0"/>
            <w:sz w:val="24"/>
            <w:szCs w:val="24"/>
          </w:rPr>
          <w:t>非绝热</w:t>
        </w:r>
        <w:r w:rsidR="001E23C8">
          <w:rPr>
            <w:rFonts w:eastAsia="楷体"/>
            <w:kern w:val="0"/>
            <w:sz w:val="24"/>
            <w:szCs w:val="24"/>
          </w:rPr>
          <w:t>PCET</w:t>
        </w:r>
      </w:ins>
      <w:r w:rsidR="008308C5" w:rsidRPr="0048256F">
        <w:rPr>
          <w:rFonts w:eastAsia="楷体"/>
          <w:kern w:val="0"/>
          <w:sz w:val="24"/>
          <w:szCs w:val="24"/>
        </w:rPr>
        <w:t>模型，</w:t>
      </w:r>
      <w:r w:rsidR="008308C5" w:rsidRPr="0048256F">
        <w:rPr>
          <w:rFonts w:eastAsia="楷体" w:hint="eastAsia"/>
          <w:kern w:val="0"/>
          <w:sz w:val="24"/>
          <w:szCs w:val="24"/>
        </w:rPr>
        <w:t>并</w:t>
      </w:r>
      <w:r w:rsidR="008308C5" w:rsidRPr="0048256F">
        <w:rPr>
          <w:rFonts w:eastAsia="楷体" w:hint="eastAsia"/>
          <w:sz w:val="24"/>
          <w:szCs w:val="24"/>
        </w:rPr>
        <w:t>使用本课题组开发的自由价计算程序解释和预测此类自由基加成</w:t>
      </w:r>
      <w:r w:rsidR="006253D3" w:rsidRPr="0048256F">
        <w:rPr>
          <w:rFonts w:eastAsia="楷体" w:hint="eastAsia"/>
          <w:sz w:val="24"/>
          <w:szCs w:val="24"/>
        </w:rPr>
        <w:t>/</w:t>
      </w:r>
      <w:r w:rsidR="006253D3" w:rsidRPr="0048256F">
        <w:rPr>
          <w:rFonts w:eastAsia="楷体" w:hint="eastAsia"/>
          <w:sz w:val="24"/>
          <w:szCs w:val="24"/>
        </w:rPr>
        <w:t>偶联</w:t>
      </w:r>
      <w:r w:rsidR="008308C5" w:rsidRPr="0048256F">
        <w:rPr>
          <w:rFonts w:eastAsia="楷体" w:hint="eastAsia"/>
          <w:sz w:val="24"/>
          <w:szCs w:val="24"/>
        </w:rPr>
        <w:t>反应的化学</w:t>
      </w:r>
      <w:r w:rsidR="00BB207F" w:rsidRPr="0048256F">
        <w:rPr>
          <w:rFonts w:eastAsia="楷体" w:hint="eastAsia"/>
          <w:sz w:val="24"/>
          <w:szCs w:val="24"/>
        </w:rPr>
        <w:t>选择性和立体</w:t>
      </w:r>
      <w:r w:rsidR="008308C5" w:rsidRPr="0048256F">
        <w:rPr>
          <w:rFonts w:eastAsia="楷体" w:hint="eastAsia"/>
          <w:sz w:val="24"/>
          <w:szCs w:val="24"/>
        </w:rPr>
        <w:t>选择性</w:t>
      </w:r>
      <w:r w:rsidR="008308C5" w:rsidRPr="0048256F">
        <w:rPr>
          <w:rFonts w:eastAsia="楷体"/>
          <w:sz w:val="24"/>
          <w:szCs w:val="24"/>
        </w:rPr>
        <w:t>。</w:t>
      </w:r>
      <w:r w:rsidR="000F36DC" w:rsidRPr="0048256F">
        <w:rPr>
          <w:rFonts w:eastAsia="楷体" w:hint="eastAsia"/>
          <w:sz w:val="24"/>
          <w:szCs w:val="24"/>
        </w:rPr>
        <w:t>另外，课题组成员</w:t>
      </w:r>
      <w:r w:rsidR="00CE36AA" w:rsidRPr="0048256F">
        <w:rPr>
          <w:rFonts w:eastAsia="楷体" w:hint="eastAsia"/>
          <w:sz w:val="24"/>
          <w:szCs w:val="24"/>
        </w:rPr>
        <w:t>使用改进的</w:t>
      </w:r>
      <w:r w:rsidR="00CE36AA" w:rsidRPr="0048256F">
        <w:rPr>
          <w:rFonts w:eastAsia="楷体" w:hint="eastAsia"/>
          <w:sz w:val="24"/>
          <w:szCs w:val="24"/>
        </w:rPr>
        <w:t>H</w:t>
      </w:r>
      <w:r w:rsidR="00CE36AA" w:rsidRPr="0048256F">
        <w:rPr>
          <w:rFonts w:eastAsia="楷体"/>
          <w:sz w:val="24"/>
          <w:szCs w:val="24"/>
        </w:rPr>
        <w:t>MO</w:t>
      </w:r>
      <w:r w:rsidR="00CE36AA" w:rsidRPr="0048256F">
        <w:rPr>
          <w:rFonts w:eastAsia="楷体" w:hint="eastAsia"/>
          <w:sz w:val="24"/>
          <w:szCs w:val="24"/>
        </w:rPr>
        <w:t>法处理更复杂的共轭</w:t>
      </w:r>
      <w:proofErr w:type="gramStart"/>
      <w:r w:rsidR="00CE36AA" w:rsidRPr="0048256F">
        <w:rPr>
          <w:rFonts w:eastAsia="楷体" w:hint="eastAsia"/>
          <w:sz w:val="24"/>
          <w:szCs w:val="24"/>
        </w:rPr>
        <w:t>碳</w:t>
      </w:r>
      <w:r w:rsidR="00756E55" w:rsidRPr="0048256F">
        <w:rPr>
          <w:rFonts w:eastAsia="楷体" w:hint="eastAsia"/>
          <w:sz w:val="24"/>
          <w:szCs w:val="24"/>
        </w:rPr>
        <w:t>并</w:t>
      </w:r>
      <w:r w:rsidR="00CE36AA" w:rsidRPr="0048256F">
        <w:rPr>
          <w:rFonts w:eastAsia="楷体" w:hint="eastAsia"/>
          <w:sz w:val="24"/>
          <w:szCs w:val="24"/>
        </w:rPr>
        <w:t>环</w:t>
      </w:r>
      <w:proofErr w:type="gramEnd"/>
      <w:r w:rsidR="00CE36AA" w:rsidRPr="0048256F">
        <w:rPr>
          <w:rFonts w:eastAsia="楷体" w:hint="eastAsia"/>
          <w:sz w:val="24"/>
          <w:szCs w:val="24"/>
        </w:rPr>
        <w:t>等体系的</w:t>
      </w:r>
      <w:r w:rsidR="00CE36AA" w:rsidRPr="0048256F">
        <w:rPr>
          <w:rFonts w:eastAsia="楷体"/>
          <w:sz w:val="24"/>
          <w:szCs w:val="24"/>
        </w:rPr>
        <w:t>π</w:t>
      </w:r>
      <w:r w:rsidR="00CE36AA" w:rsidRPr="0048256F">
        <w:rPr>
          <w:rFonts w:eastAsia="楷体" w:hint="eastAsia"/>
          <w:sz w:val="24"/>
          <w:szCs w:val="24"/>
        </w:rPr>
        <w:t>键级等计算</w:t>
      </w:r>
      <w:r w:rsidR="00CE36AA" w:rsidRPr="0048256F">
        <w:rPr>
          <w:rFonts w:eastAsia="楷体" w:hint="eastAsia"/>
          <w:color w:val="000000"/>
          <w:kern w:val="0"/>
          <w:sz w:val="24"/>
          <w:szCs w:val="24"/>
        </w:rPr>
        <w:t>，并与高精度从头算方法的计算结果进行比对，加深对这些结构的理解。</w:t>
      </w:r>
    </w:p>
    <w:p w14:paraId="22AF1910" w14:textId="1620FC86" w:rsidR="00193F7B" w:rsidRPr="0048256F" w:rsidRDefault="00BF4E65">
      <w:pPr>
        <w:autoSpaceDE w:val="0"/>
        <w:autoSpaceDN w:val="0"/>
        <w:adjustRightInd w:val="0"/>
        <w:spacing w:line="440" w:lineRule="exact"/>
        <w:ind w:firstLineChars="200" w:firstLine="482"/>
        <w:rPr>
          <w:rFonts w:eastAsia="楷体"/>
          <w:sz w:val="24"/>
          <w:szCs w:val="24"/>
        </w:rPr>
      </w:pPr>
      <w:r w:rsidRPr="0048256F">
        <w:rPr>
          <w:rFonts w:eastAsia="楷体"/>
          <w:b/>
          <w:kern w:val="0"/>
          <w:sz w:val="24"/>
          <w:szCs w:val="24"/>
        </w:rPr>
        <w:t>202</w:t>
      </w:r>
      <w:r w:rsidR="00663DCB" w:rsidRPr="0048256F">
        <w:rPr>
          <w:rFonts w:eastAsia="楷体"/>
          <w:b/>
          <w:kern w:val="0"/>
          <w:sz w:val="24"/>
          <w:szCs w:val="24"/>
        </w:rPr>
        <w:t>6</w:t>
      </w:r>
      <w:r w:rsidRPr="0048256F">
        <w:rPr>
          <w:rFonts w:eastAsia="楷体"/>
          <w:b/>
          <w:kern w:val="0"/>
          <w:sz w:val="24"/>
          <w:szCs w:val="24"/>
        </w:rPr>
        <w:t>年</w:t>
      </w:r>
      <w:r w:rsidRPr="0048256F">
        <w:rPr>
          <w:rFonts w:eastAsia="楷体"/>
          <w:b/>
          <w:kern w:val="0"/>
          <w:sz w:val="24"/>
          <w:szCs w:val="24"/>
        </w:rPr>
        <w:t>1</w:t>
      </w:r>
      <w:r w:rsidRPr="0048256F">
        <w:rPr>
          <w:rFonts w:eastAsia="楷体"/>
          <w:b/>
          <w:kern w:val="0"/>
          <w:sz w:val="24"/>
          <w:szCs w:val="24"/>
        </w:rPr>
        <w:t>月</w:t>
      </w:r>
      <w:r w:rsidRPr="0048256F">
        <w:rPr>
          <w:rFonts w:eastAsia="楷体"/>
          <w:b/>
          <w:kern w:val="0"/>
          <w:sz w:val="24"/>
          <w:szCs w:val="24"/>
        </w:rPr>
        <w:t>1</w:t>
      </w:r>
      <w:r w:rsidRPr="0048256F">
        <w:rPr>
          <w:rFonts w:eastAsia="楷体"/>
          <w:b/>
          <w:kern w:val="0"/>
          <w:sz w:val="24"/>
          <w:szCs w:val="24"/>
        </w:rPr>
        <w:t>日</w:t>
      </w:r>
      <w:r w:rsidRPr="0048256F">
        <w:rPr>
          <w:rFonts w:eastAsia="楷体"/>
          <w:b/>
          <w:kern w:val="0"/>
          <w:sz w:val="24"/>
          <w:szCs w:val="24"/>
        </w:rPr>
        <w:t>~202</w:t>
      </w:r>
      <w:r w:rsidR="00663DCB" w:rsidRPr="0048256F">
        <w:rPr>
          <w:rFonts w:eastAsia="楷体"/>
          <w:b/>
          <w:kern w:val="0"/>
          <w:sz w:val="24"/>
          <w:szCs w:val="24"/>
        </w:rPr>
        <w:t>6</w:t>
      </w:r>
      <w:r w:rsidRPr="0048256F">
        <w:rPr>
          <w:rFonts w:eastAsia="楷体"/>
          <w:b/>
          <w:kern w:val="0"/>
          <w:sz w:val="24"/>
          <w:szCs w:val="24"/>
        </w:rPr>
        <w:t>年</w:t>
      </w:r>
      <w:r w:rsidRPr="0048256F">
        <w:rPr>
          <w:rFonts w:eastAsia="楷体"/>
          <w:b/>
          <w:kern w:val="0"/>
          <w:sz w:val="24"/>
          <w:szCs w:val="24"/>
        </w:rPr>
        <w:t>12</w:t>
      </w:r>
      <w:r w:rsidRPr="0048256F">
        <w:rPr>
          <w:rFonts w:eastAsia="楷体"/>
          <w:b/>
          <w:kern w:val="0"/>
          <w:sz w:val="24"/>
          <w:szCs w:val="24"/>
        </w:rPr>
        <w:t>月</w:t>
      </w:r>
      <w:r w:rsidRPr="0048256F">
        <w:rPr>
          <w:rFonts w:eastAsia="楷体"/>
          <w:b/>
          <w:kern w:val="0"/>
          <w:sz w:val="24"/>
          <w:szCs w:val="24"/>
        </w:rPr>
        <w:t>31</w:t>
      </w:r>
      <w:r w:rsidRPr="0048256F">
        <w:rPr>
          <w:rFonts w:eastAsia="楷体"/>
          <w:b/>
          <w:kern w:val="0"/>
          <w:sz w:val="24"/>
          <w:szCs w:val="24"/>
        </w:rPr>
        <w:t>日</w:t>
      </w:r>
      <w:r w:rsidRPr="0048256F">
        <w:rPr>
          <w:rFonts w:eastAsia="楷体" w:hint="eastAsia"/>
          <w:b/>
          <w:kern w:val="0"/>
          <w:sz w:val="24"/>
          <w:szCs w:val="24"/>
        </w:rPr>
        <w:t xml:space="preserve"> </w:t>
      </w:r>
      <w:r w:rsidRPr="0048256F">
        <w:rPr>
          <w:rFonts w:eastAsia="楷体"/>
          <w:color w:val="000000"/>
          <w:kern w:val="0"/>
          <w:sz w:val="24"/>
          <w:szCs w:val="24"/>
        </w:rPr>
        <w:t>项目</w:t>
      </w:r>
      <w:r w:rsidR="006253D3" w:rsidRPr="0048256F">
        <w:rPr>
          <w:rFonts w:eastAsia="楷体" w:hint="eastAsia"/>
          <w:color w:val="000000"/>
          <w:kern w:val="0"/>
          <w:sz w:val="24"/>
          <w:szCs w:val="24"/>
        </w:rPr>
        <w:t>组</w:t>
      </w:r>
      <w:r w:rsidRPr="0048256F">
        <w:rPr>
          <w:rFonts w:eastAsia="楷体"/>
          <w:color w:val="000000"/>
          <w:kern w:val="0"/>
          <w:sz w:val="24"/>
          <w:szCs w:val="24"/>
        </w:rPr>
        <w:t>成员</w:t>
      </w:r>
      <w:r w:rsidR="006253D3" w:rsidRPr="0048256F">
        <w:rPr>
          <w:rFonts w:eastAsia="楷体" w:hint="eastAsia"/>
          <w:color w:val="000000"/>
          <w:kern w:val="0"/>
          <w:sz w:val="24"/>
          <w:szCs w:val="24"/>
        </w:rPr>
        <w:t>继续</w:t>
      </w:r>
      <w:r w:rsidR="00171BCE" w:rsidRPr="0048256F">
        <w:rPr>
          <w:rFonts w:eastAsia="楷体" w:hint="eastAsia"/>
          <w:color w:val="000000"/>
          <w:kern w:val="0"/>
          <w:sz w:val="24"/>
          <w:szCs w:val="24"/>
        </w:rPr>
        <w:t>跟踪相关</w:t>
      </w:r>
      <w:r w:rsidR="00CE36AA" w:rsidRPr="0048256F">
        <w:rPr>
          <w:rFonts w:eastAsia="楷体" w:hint="eastAsia"/>
          <w:color w:val="000000"/>
          <w:kern w:val="0"/>
          <w:sz w:val="24"/>
          <w:szCs w:val="24"/>
        </w:rPr>
        <w:t>文献报道，对于其</w:t>
      </w:r>
      <w:r w:rsidR="00CE36AA" w:rsidRPr="0048256F">
        <w:rPr>
          <w:rFonts w:eastAsia="楷体" w:hint="eastAsia"/>
          <w:color w:val="000000"/>
          <w:kern w:val="0"/>
          <w:sz w:val="24"/>
          <w:szCs w:val="24"/>
        </w:rPr>
        <w:lastRenderedPageBreak/>
        <w:t>它可能的经历</w:t>
      </w:r>
      <w:del w:id="76" w:author="Administrator" w:date="2022-02-27T19:13:00Z">
        <w:r w:rsidR="00CE36AA" w:rsidRPr="0048256F" w:rsidDel="001E23C8">
          <w:rPr>
            <w:rFonts w:eastAsia="楷体"/>
            <w:kern w:val="0"/>
            <w:sz w:val="24"/>
            <w:szCs w:val="24"/>
          </w:rPr>
          <w:delText>中继的</w:delText>
        </w:r>
        <w:r w:rsidR="00CE36AA" w:rsidRPr="0048256F" w:rsidDel="001E23C8">
          <w:rPr>
            <w:rFonts w:eastAsia="楷体"/>
            <w:kern w:val="0"/>
            <w:sz w:val="24"/>
            <w:szCs w:val="24"/>
          </w:rPr>
          <w:delText>PCET</w:delText>
        </w:r>
      </w:del>
      <w:ins w:id="77" w:author="Administrator" w:date="2022-02-27T19:13:00Z">
        <w:r w:rsidR="001E23C8">
          <w:rPr>
            <w:rFonts w:eastAsia="楷体"/>
            <w:kern w:val="0"/>
            <w:sz w:val="24"/>
            <w:szCs w:val="24"/>
          </w:rPr>
          <w:t>非绝热</w:t>
        </w:r>
        <w:r w:rsidR="001E23C8">
          <w:rPr>
            <w:rFonts w:eastAsia="楷体"/>
            <w:kern w:val="0"/>
            <w:sz w:val="24"/>
            <w:szCs w:val="24"/>
          </w:rPr>
          <w:t>PCET</w:t>
        </w:r>
      </w:ins>
      <w:r w:rsidR="00CE36AA" w:rsidRPr="0048256F">
        <w:rPr>
          <w:rFonts w:eastAsia="楷体" w:hint="eastAsia"/>
          <w:kern w:val="0"/>
          <w:sz w:val="24"/>
          <w:szCs w:val="24"/>
        </w:rPr>
        <w:t>路径的反应进行理论</w:t>
      </w:r>
      <w:r w:rsidR="000F36DC" w:rsidRPr="0048256F">
        <w:rPr>
          <w:rFonts w:eastAsia="楷体" w:hint="eastAsia"/>
          <w:kern w:val="0"/>
          <w:sz w:val="24"/>
          <w:szCs w:val="24"/>
        </w:rPr>
        <w:t>模型构建和计算</w:t>
      </w:r>
      <w:r w:rsidR="00CE36AA" w:rsidRPr="0048256F">
        <w:rPr>
          <w:rFonts w:eastAsia="楷体" w:hint="eastAsia"/>
          <w:kern w:val="0"/>
          <w:sz w:val="24"/>
          <w:szCs w:val="24"/>
        </w:rPr>
        <w:t>研究。</w:t>
      </w:r>
      <w:r w:rsidR="000F36DC" w:rsidRPr="0048256F">
        <w:rPr>
          <w:rFonts w:eastAsia="楷体" w:hint="eastAsia"/>
          <w:color w:val="000000"/>
          <w:kern w:val="0"/>
          <w:sz w:val="24"/>
          <w:szCs w:val="24"/>
        </w:rPr>
        <w:t>课题组成员总结这些反应的普遍规律，探讨设计</w:t>
      </w:r>
      <w:del w:id="78" w:author="Administrator" w:date="2022-02-27T19:13:00Z">
        <w:r w:rsidR="000F36DC" w:rsidRPr="0048256F" w:rsidDel="001E23C8">
          <w:rPr>
            <w:rFonts w:eastAsia="楷体"/>
            <w:kern w:val="0"/>
            <w:sz w:val="24"/>
            <w:szCs w:val="24"/>
          </w:rPr>
          <w:delText>中继的</w:delText>
        </w:r>
        <w:r w:rsidR="000F36DC" w:rsidRPr="0048256F" w:rsidDel="001E23C8">
          <w:rPr>
            <w:rFonts w:eastAsia="楷体"/>
            <w:kern w:val="0"/>
            <w:sz w:val="24"/>
            <w:szCs w:val="24"/>
          </w:rPr>
          <w:delText>PCET</w:delText>
        </w:r>
      </w:del>
      <w:ins w:id="79" w:author="Administrator" w:date="2022-02-27T19:13:00Z">
        <w:r w:rsidR="001E23C8">
          <w:rPr>
            <w:rFonts w:eastAsia="楷体"/>
            <w:kern w:val="0"/>
            <w:sz w:val="24"/>
            <w:szCs w:val="24"/>
          </w:rPr>
          <w:t>非绝热</w:t>
        </w:r>
        <w:r w:rsidR="001E23C8">
          <w:rPr>
            <w:rFonts w:eastAsia="楷体"/>
            <w:kern w:val="0"/>
            <w:sz w:val="24"/>
            <w:szCs w:val="24"/>
          </w:rPr>
          <w:t>PCET</w:t>
        </w:r>
      </w:ins>
      <w:r w:rsidR="000F36DC" w:rsidRPr="0048256F">
        <w:rPr>
          <w:rFonts w:eastAsia="楷体"/>
          <w:kern w:val="0"/>
          <w:sz w:val="24"/>
          <w:szCs w:val="24"/>
        </w:rPr>
        <w:t>模型</w:t>
      </w:r>
      <w:r w:rsidR="000F36DC" w:rsidRPr="0048256F">
        <w:rPr>
          <w:rFonts w:eastAsia="楷体" w:hint="eastAsia"/>
          <w:kern w:val="0"/>
          <w:sz w:val="24"/>
          <w:szCs w:val="24"/>
        </w:rPr>
        <w:t>产生双自由基的</w:t>
      </w:r>
      <w:r w:rsidRPr="0048256F">
        <w:rPr>
          <w:rFonts w:eastAsia="楷体"/>
          <w:color w:val="000000"/>
          <w:kern w:val="0"/>
          <w:sz w:val="24"/>
          <w:szCs w:val="24"/>
        </w:rPr>
        <w:t>可行性方案。最后，我们补充和完善计算数据并撰写结题报告。</w:t>
      </w:r>
    </w:p>
    <w:p w14:paraId="32613DA6" w14:textId="31070151" w:rsidR="00193F7B" w:rsidRPr="0048256F" w:rsidRDefault="00BF4E65">
      <w:pPr>
        <w:autoSpaceDE w:val="0"/>
        <w:autoSpaceDN w:val="0"/>
        <w:adjustRightInd w:val="0"/>
        <w:spacing w:line="440" w:lineRule="exact"/>
        <w:ind w:firstLineChars="196" w:firstLine="470"/>
        <w:rPr>
          <w:rFonts w:eastAsia="楷体"/>
          <w:kern w:val="0"/>
          <w:sz w:val="24"/>
          <w:szCs w:val="24"/>
        </w:rPr>
      </w:pPr>
      <w:r w:rsidRPr="0048256F">
        <w:rPr>
          <w:rFonts w:eastAsia="楷体"/>
          <w:kern w:val="0"/>
          <w:sz w:val="24"/>
          <w:szCs w:val="24"/>
        </w:rPr>
        <w:t>期间，有价值的研究成果将被整理并撰写为专业学术论文的形式发表。此外，本课题组将邀请</w:t>
      </w:r>
      <w:r w:rsidRPr="0048256F">
        <w:rPr>
          <w:rFonts w:eastAsia="楷体" w:hint="eastAsia"/>
          <w:kern w:val="0"/>
          <w:sz w:val="24"/>
          <w:szCs w:val="24"/>
        </w:rPr>
        <w:t>1</w:t>
      </w:r>
      <w:r w:rsidRPr="0048256F">
        <w:rPr>
          <w:rFonts w:eastAsia="楷体"/>
          <w:kern w:val="0"/>
          <w:sz w:val="24"/>
          <w:szCs w:val="24"/>
        </w:rPr>
        <w:t>0-15</w:t>
      </w:r>
      <w:r w:rsidR="00171BCE" w:rsidRPr="0048256F">
        <w:rPr>
          <w:rFonts w:eastAsia="楷体" w:hint="eastAsia"/>
          <w:kern w:val="0"/>
          <w:sz w:val="24"/>
          <w:szCs w:val="24"/>
        </w:rPr>
        <w:t>人次的</w:t>
      </w:r>
      <w:r w:rsidRPr="0048256F">
        <w:rPr>
          <w:rFonts w:eastAsia="楷体"/>
          <w:kern w:val="0"/>
          <w:sz w:val="24"/>
          <w:szCs w:val="24"/>
        </w:rPr>
        <w:t>国内外同行专家进行科研合作</w:t>
      </w:r>
      <w:r w:rsidRPr="0048256F">
        <w:rPr>
          <w:rFonts w:eastAsia="楷体" w:hint="eastAsia"/>
          <w:kern w:val="0"/>
          <w:sz w:val="24"/>
          <w:szCs w:val="24"/>
        </w:rPr>
        <w:t>与</w:t>
      </w:r>
      <w:r w:rsidRPr="0048256F">
        <w:rPr>
          <w:rFonts w:eastAsia="楷体"/>
          <w:kern w:val="0"/>
          <w:sz w:val="24"/>
          <w:szCs w:val="24"/>
        </w:rPr>
        <w:t>交流活动，并组织</w:t>
      </w:r>
      <w:r w:rsidRPr="0048256F">
        <w:rPr>
          <w:rFonts w:eastAsia="楷体"/>
          <w:kern w:val="0"/>
          <w:sz w:val="24"/>
          <w:szCs w:val="24"/>
        </w:rPr>
        <w:t>1</w:t>
      </w:r>
      <w:r w:rsidRPr="0048256F">
        <w:rPr>
          <w:rFonts w:eastAsia="楷体"/>
          <w:kern w:val="0"/>
          <w:sz w:val="24"/>
          <w:szCs w:val="24"/>
        </w:rPr>
        <w:t>次关于</w:t>
      </w:r>
      <w:r w:rsidR="00AA0728" w:rsidRPr="0048256F">
        <w:rPr>
          <w:rFonts w:eastAsia="楷体" w:hint="eastAsia"/>
          <w:kern w:val="0"/>
          <w:sz w:val="24"/>
          <w:szCs w:val="24"/>
        </w:rPr>
        <w:t>理论与量子化学</w:t>
      </w:r>
      <w:r w:rsidRPr="0048256F">
        <w:rPr>
          <w:rFonts w:eastAsia="楷体"/>
          <w:kern w:val="0"/>
          <w:sz w:val="24"/>
          <w:szCs w:val="24"/>
        </w:rPr>
        <w:t>相关领域的学术前沿研讨会议。</w:t>
      </w:r>
    </w:p>
    <w:p w14:paraId="5786E40B" w14:textId="77777777" w:rsidR="00193F7B" w:rsidRPr="0048256F" w:rsidRDefault="00193F7B">
      <w:pPr>
        <w:autoSpaceDE w:val="0"/>
        <w:autoSpaceDN w:val="0"/>
        <w:adjustRightInd w:val="0"/>
        <w:spacing w:line="440" w:lineRule="exact"/>
        <w:ind w:firstLineChars="196" w:firstLine="470"/>
        <w:rPr>
          <w:rFonts w:eastAsia="楷体"/>
          <w:kern w:val="0"/>
          <w:sz w:val="24"/>
          <w:szCs w:val="24"/>
        </w:rPr>
      </w:pPr>
    </w:p>
    <w:p w14:paraId="6CE7528F" w14:textId="77777777" w:rsidR="00193F7B" w:rsidRPr="0048256F" w:rsidRDefault="00BF4E65">
      <w:pPr>
        <w:autoSpaceDE w:val="0"/>
        <w:autoSpaceDN w:val="0"/>
        <w:adjustRightInd w:val="0"/>
        <w:spacing w:line="440" w:lineRule="exact"/>
        <w:ind w:firstLineChars="196" w:firstLine="472"/>
        <w:rPr>
          <w:rFonts w:eastAsia="楷体"/>
          <w:b/>
          <w:color w:val="000000"/>
          <w:kern w:val="0"/>
          <w:sz w:val="24"/>
          <w:szCs w:val="24"/>
        </w:rPr>
      </w:pPr>
      <w:r w:rsidRPr="0048256F">
        <w:rPr>
          <w:rFonts w:eastAsia="楷体"/>
          <w:b/>
          <w:color w:val="000000"/>
          <w:kern w:val="0"/>
          <w:sz w:val="24"/>
          <w:szCs w:val="24"/>
        </w:rPr>
        <w:t xml:space="preserve">5.2 </w:t>
      </w:r>
      <w:r w:rsidRPr="0048256F">
        <w:rPr>
          <w:rFonts w:eastAsia="楷体"/>
          <w:b/>
          <w:color w:val="000000"/>
          <w:kern w:val="0"/>
          <w:sz w:val="24"/>
          <w:szCs w:val="24"/>
        </w:rPr>
        <w:t>预期研究成果</w:t>
      </w:r>
    </w:p>
    <w:p w14:paraId="01572C9E" w14:textId="10C1CD81" w:rsidR="00193F7B" w:rsidRPr="0048256F" w:rsidRDefault="00BF4E65">
      <w:pPr>
        <w:snapToGrid w:val="0"/>
        <w:spacing w:line="440" w:lineRule="exact"/>
        <w:ind w:firstLineChars="196" w:firstLine="470"/>
        <w:rPr>
          <w:rFonts w:eastAsia="楷体"/>
          <w:color w:val="000000"/>
          <w:kern w:val="0"/>
          <w:sz w:val="24"/>
          <w:szCs w:val="24"/>
        </w:rPr>
      </w:pPr>
      <w:r w:rsidRPr="0048256F">
        <w:rPr>
          <w:rFonts w:eastAsia="楷体"/>
          <w:color w:val="000000"/>
          <w:kern w:val="0"/>
          <w:sz w:val="24"/>
          <w:szCs w:val="24"/>
        </w:rPr>
        <w:t>构建多个</w:t>
      </w:r>
      <w:r w:rsidRPr="0048256F">
        <w:rPr>
          <w:rFonts w:eastAsia="楷体" w:hint="eastAsia"/>
          <w:color w:val="000000"/>
          <w:kern w:val="0"/>
          <w:sz w:val="24"/>
          <w:szCs w:val="24"/>
        </w:rPr>
        <w:t>基于</w:t>
      </w:r>
      <w:del w:id="80" w:author="Administrator" w:date="2022-02-27T19:13:00Z">
        <w:r w:rsidR="00993E8B" w:rsidRPr="0048256F" w:rsidDel="001E23C8">
          <w:rPr>
            <w:rFonts w:eastAsia="楷体"/>
            <w:kern w:val="0"/>
            <w:sz w:val="24"/>
            <w:szCs w:val="24"/>
          </w:rPr>
          <w:delText>中继的</w:delText>
        </w:r>
        <w:r w:rsidR="00993E8B" w:rsidRPr="0048256F" w:rsidDel="001E23C8">
          <w:rPr>
            <w:rFonts w:eastAsia="楷体"/>
            <w:kern w:val="0"/>
            <w:sz w:val="24"/>
            <w:szCs w:val="24"/>
          </w:rPr>
          <w:delText>PCET</w:delText>
        </w:r>
      </w:del>
      <w:ins w:id="81" w:author="Administrator" w:date="2022-02-27T19:13:00Z">
        <w:r w:rsidR="001E23C8">
          <w:rPr>
            <w:rFonts w:eastAsia="楷体"/>
            <w:kern w:val="0"/>
            <w:sz w:val="24"/>
            <w:szCs w:val="24"/>
          </w:rPr>
          <w:t>非绝热</w:t>
        </w:r>
        <w:r w:rsidR="001E23C8">
          <w:rPr>
            <w:rFonts w:eastAsia="楷体"/>
            <w:kern w:val="0"/>
            <w:sz w:val="24"/>
            <w:szCs w:val="24"/>
          </w:rPr>
          <w:t>PCET</w:t>
        </w:r>
      </w:ins>
      <w:r w:rsidR="00993E8B" w:rsidRPr="0048256F">
        <w:rPr>
          <w:rFonts w:eastAsia="楷体" w:hint="eastAsia"/>
          <w:kern w:val="0"/>
          <w:sz w:val="24"/>
          <w:szCs w:val="24"/>
        </w:rPr>
        <w:t>机制</w:t>
      </w:r>
      <w:r w:rsidRPr="0048256F">
        <w:rPr>
          <w:rFonts w:eastAsia="楷体"/>
          <w:color w:val="000000"/>
          <w:kern w:val="0"/>
          <w:sz w:val="24"/>
          <w:szCs w:val="24"/>
        </w:rPr>
        <w:t>的</w:t>
      </w:r>
      <w:r w:rsidR="00993E8B" w:rsidRPr="0048256F">
        <w:rPr>
          <w:rFonts w:eastAsia="楷体" w:hint="eastAsia"/>
          <w:color w:val="000000"/>
          <w:kern w:val="0"/>
          <w:sz w:val="24"/>
          <w:szCs w:val="24"/>
        </w:rPr>
        <w:t>反应</w:t>
      </w:r>
      <w:r w:rsidRPr="0048256F">
        <w:rPr>
          <w:rFonts w:eastAsia="楷体"/>
          <w:color w:val="000000"/>
          <w:kern w:val="0"/>
          <w:sz w:val="24"/>
          <w:szCs w:val="24"/>
        </w:rPr>
        <w:t>模型，</w:t>
      </w:r>
      <w:r w:rsidRPr="0048256F">
        <w:rPr>
          <w:rFonts w:eastAsia="楷体" w:hint="eastAsia"/>
          <w:color w:val="000000"/>
          <w:kern w:val="0"/>
          <w:sz w:val="24"/>
          <w:szCs w:val="24"/>
        </w:rPr>
        <w:t>得到这些</w:t>
      </w:r>
      <w:r w:rsidR="00993E8B" w:rsidRPr="0048256F">
        <w:rPr>
          <w:rFonts w:eastAsia="楷体" w:hint="eastAsia"/>
          <w:color w:val="000000"/>
          <w:kern w:val="0"/>
          <w:sz w:val="24"/>
          <w:szCs w:val="24"/>
        </w:rPr>
        <w:t>反应体系</w:t>
      </w:r>
      <w:r w:rsidRPr="0048256F">
        <w:rPr>
          <w:rFonts w:eastAsia="楷体"/>
          <w:color w:val="000000"/>
          <w:kern w:val="0"/>
          <w:sz w:val="24"/>
          <w:szCs w:val="24"/>
        </w:rPr>
        <w:t>的微观结构信息</w:t>
      </w:r>
      <w:r w:rsidRPr="0048256F">
        <w:rPr>
          <w:rFonts w:eastAsia="楷体" w:hint="eastAsia"/>
          <w:color w:val="000000"/>
          <w:kern w:val="0"/>
          <w:sz w:val="24"/>
          <w:szCs w:val="24"/>
        </w:rPr>
        <w:t>和</w:t>
      </w:r>
      <w:r w:rsidRPr="0048256F">
        <w:rPr>
          <w:rFonts w:eastAsia="楷体"/>
          <w:color w:val="000000"/>
          <w:kern w:val="0"/>
          <w:sz w:val="24"/>
          <w:szCs w:val="24"/>
        </w:rPr>
        <w:t>详细反应机制，总结这些</w:t>
      </w:r>
      <w:r w:rsidR="00993E8B" w:rsidRPr="0048256F">
        <w:rPr>
          <w:rFonts w:eastAsia="楷体" w:hint="eastAsia"/>
          <w:color w:val="000000"/>
          <w:kern w:val="0"/>
          <w:sz w:val="24"/>
          <w:szCs w:val="24"/>
        </w:rPr>
        <w:t>基于</w:t>
      </w:r>
      <w:del w:id="82" w:author="Administrator" w:date="2022-02-27T19:13:00Z">
        <w:r w:rsidR="00993E8B" w:rsidRPr="0048256F" w:rsidDel="001E23C8">
          <w:rPr>
            <w:rFonts w:eastAsia="楷体"/>
            <w:kern w:val="0"/>
            <w:sz w:val="24"/>
            <w:szCs w:val="24"/>
          </w:rPr>
          <w:delText>中继的</w:delText>
        </w:r>
        <w:r w:rsidR="00993E8B" w:rsidRPr="0048256F" w:rsidDel="001E23C8">
          <w:rPr>
            <w:rFonts w:eastAsia="楷体"/>
            <w:kern w:val="0"/>
            <w:sz w:val="24"/>
            <w:szCs w:val="24"/>
          </w:rPr>
          <w:delText>PCET</w:delText>
        </w:r>
      </w:del>
      <w:ins w:id="83" w:author="Administrator" w:date="2022-02-27T19:13:00Z">
        <w:r w:rsidR="001E23C8">
          <w:rPr>
            <w:rFonts w:eastAsia="楷体"/>
            <w:kern w:val="0"/>
            <w:sz w:val="24"/>
            <w:szCs w:val="24"/>
          </w:rPr>
          <w:t>非绝热</w:t>
        </w:r>
        <w:r w:rsidR="001E23C8">
          <w:rPr>
            <w:rFonts w:eastAsia="楷体"/>
            <w:kern w:val="0"/>
            <w:sz w:val="24"/>
            <w:szCs w:val="24"/>
          </w:rPr>
          <w:t>PCET</w:t>
        </w:r>
      </w:ins>
      <w:r w:rsidR="00993E8B" w:rsidRPr="0048256F">
        <w:rPr>
          <w:rFonts w:eastAsia="楷体" w:hint="eastAsia"/>
          <w:kern w:val="0"/>
          <w:sz w:val="24"/>
          <w:szCs w:val="24"/>
        </w:rPr>
        <w:t>模型的底物的结构</w:t>
      </w:r>
      <w:r w:rsidRPr="0048256F">
        <w:rPr>
          <w:rFonts w:eastAsia="楷体" w:hint="eastAsia"/>
          <w:color w:val="000000"/>
          <w:kern w:val="0"/>
          <w:sz w:val="24"/>
          <w:szCs w:val="24"/>
        </w:rPr>
        <w:t>特点</w:t>
      </w:r>
      <w:r w:rsidR="00084E91" w:rsidRPr="0048256F">
        <w:rPr>
          <w:rFonts w:eastAsia="楷体" w:hint="eastAsia"/>
          <w:color w:val="000000"/>
          <w:kern w:val="0"/>
          <w:sz w:val="24"/>
          <w:szCs w:val="24"/>
        </w:rPr>
        <w:t>及其反应的</w:t>
      </w:r>
      <w:r w:rsidRPr="0048256F">
        <w:rPr>
          <w:rFonts w:eastAsia="楷体" w:hint="eastAsia"/>
          <w:color w:val="000000"/>
          <w:kern w:val="0"/>
          <w:sz w:val="24"/>
          <w:szCs w:val="24"/>
        </w:rPr>
        <w:t>化学选择性的</w:t>
      </w:r>
      <w:r w:rsidR="00084E91" w:rsidRPr="0048256F">
        <w:rPr>
          <w:rFonts w:eastAsia="楷体" w:hint="eastAsia"/>
          <w:color w:val="000000"/>
          <w:kern w:val="0"/>
          <w:sz w:val="24"/>
          <w:szCs w:val="24"/>
        </w:rPr>
        <w:t>起因</w:t>
      </w:r>
      <w:r w:rsidRPr="0048256F">
        <w:rPr>
          <w:rFonts w:eastAsia="楷体"/>
          <w:color w:val="000000"/>
          <w:kern w:val="0"/>
          <w:sz w:val="24"/>
          <w:szCs w:val="24"/>
        </w:rPr>
        <w:t>，以期设计</w:t>
      </w:r>
      <w:r w:rsidR="006253D3" w:rsidRPr="0048256F">
        <w:rPr>
          <w:rFonts w:eastAsia="楷体"/>
          <w:color w:val="000000"/>
          <w:kern w:val="0"/>
          <w:sz w:val="24"/>
          <w:szCs w:val="24"/>
        </w:rPr>
        <w:t>出</w:t>
      </w:r>
      <w:r w:rsidRPr="0048256F">
        <w:rPr>
          <w:rFonts w:eastAsia="楷体"/>
          <w:color w:val="000000"/>
          <w:kern w:val="0"/>
          <w:sz w:val="24"/>
          <w:szCs w:val="24"/>
        </w:rPr>
        <w:t>效率更高的</w:t>
      </w:r>
      <w:r w:rsidR="006253D3" w:rsidRPr="0048256F">
        <w:rPr>
          <w:rFonts w:eastAsia="楷体" w:hint="eastAsia"/>
          <w:color w:val="000000"/>
          <w:kern w:val="0"/>
          <w:sz w:val="24"/>
          <w:szCs w:val="24"/>
        </w:rPr>
        <w:t>、</w:t>
      </w:r>
      <w:r w:rsidRPr="0048256F">
        <w:rPr>
          <w:rFonts w:eastAsia="楷体"/>
          <w:color w:val="000000"/>
          <w:kern w:val="0"/>
          <w:sz w:val="24"/>
          <w:szCs w:val="24"/>
        </w:rPr>
        <w:t>能应用于</w:t>
      </w:r>
      <w:r w:rsidRPr="0048256F">
        <w:rPr>
          <w:rFonts w:eastAsia="楷体" w:hint="eastAsia"/>
          <w:color w:val="000000"/>
          <w:kern w:val="0"/>
          <w:sz w:val="24"/>
          <w:szCs w:val="24"/>
        </w:rPr>
        <w:t>合成</w:t>
      </w:r>
      <w:r w:rsidRPr="0048256F">
        <w:rPr>
          <w:rFonts w:eastAsia="楷体"/>
          <w:color w:val="000000"/>
          <w:kern w:val="0"/>
          <w:sz w:val="24"/>
          <w:szCs w:val="24"/>
        </w:rPr>
        <w:t>领域的</w:t>
      </w:r>
      <w:r w:rsidR="003255CF" w:rsidRPr="0048256F">
        <w:rPr>
          <w:rFonts w:eastAsia="楷体" w:hint="eastAsia"/>
          <w:color w:val="000000"/>
          <w:kern w:val="0"/>
          <w:sz w:val="24"/>
          <w:szCs w:val="24"/>
        </w:rPr>
        <w:t>基于</w:t>
      </w:r>
      <w:del w:id="84" w:author="Administrator" w:date="2022-02-27T19:13:00Z">
        <w:r w:rsidR="003255CF" w:rsidRPr="0048256F" w:rsidDel="001E23C8">
          <w:rPr>
            <w:rFonts w:eastAsia="楷体"/>
            <w:kern w:val="0"/>
            <w:sz w:val="24"/>
            <w:szCs w:val="24"/>
          </w:rPr>
          <w:delText>中继的</w:delText>
        </w:r>
        <w:r w:rsidR="003255CF" w:rsidRPr="0048256F" w:rsidDel="001E23C8">
          <w:rPr>
            <w:rFonts w:eastAsia="楷体"/>
            <w:kern w:val="0"/>
            <w:sz w:val="24"/>
            <w:szCs w:val="24"/>
          </w:rPr>
          <w:delText>PCET</w:delText>
        </w:r>
      </w:del>
      <w:ins w:id="85" w:author="Administrator" w:date="2022-02-27T19:13:00Z">
        <w:r w:rsidR="001E23C8">
          <w:rPr>
            <w:rFonts w:eastAsia="楷体"/>
            <w:kern w:val="0"/>
            <w:sz w:val="24"/>
            <w:szCs w:val="24"/>
          </w:rPr>
          <w:t>非绝热</w:t>
        </w:r>
        <w:r w:rsidR="001E23C8">
          <w:rPr>
            <w:rFonts w:eastAsia="楷体"/>
            <w:kern w:val="0"/>
            <w:sz w:val="24"/>
            <w:szCs w:val="24"/>
          </w:rPr>
          <w:t>PCET</w:t>
        </w:r>
      </w:ins>
      <w:r w:rsidR="003255CF" w:rsidRPr="0048256F">
        <w:rPr>
          <w:rFonts w:eastAsia="楷体" w:hint="eastAsia"/>
          <w:kern w:val="0"/>
          <w:sz w:val="24"/>
          <w:szCs w:val="24"/>
        </w:rPr>
        <w:t>模型反应</w:t>
      </w:r>
      <w:r w:rsidRPr="0048256F">
        <w:rPr>
          <w:rFonts w:eastAsia="楷体"/>
          <w:color w:val="000000"/>
          <w:kern w:val="0"/>
          <w:sz w:val="24"/>
          <w:szCs w:val="24"/>
        </w:rPr>
        <w:t>的可行性方案，预期研究成果以</w:t>
      </w:r>
      <w:r w:rsidR="00084E91" w:rsidRPr="0048256F">
        <w:rPr>
          <w:rFonts w:eastAsia="楷体"/>
          <w:color w:val="000000"/>
          <w:kern w:val="0"/>
          <w:sz w:val="24"/>
          <w:szCs w:val="24"/>
        </w:rPr>
        <w:t>1</w:t>
      </w:r>
      <w:r w:rsidR="00603BC3" w:rsidRPr="0048256F">
        <w:rPr>
          <w:rFonts w:eastAsia="楷体"/>
          <w:color w:val="000000"/>
          <w:kern w:val="0"/>
          <w:sz w:val="24"/>
          <w:szCs w:val="24"/>
        </w:rPr>
        <w:t>5</w:t>
      </w:r>
      <w:r w:rsidRPr="0048256F">
        <w:rPr>
          <w:rFonts w:eastAsia="楷体"/>
          <w:color w:val="000000"/>
          <w:kern w:val="0"/>
          <w:sz w:val="24"/>
          <w:szCs w:val="24"/>
        </w:rPr>
        <w:t>-</w:t>
      </w:r>
      <w:r w:rsidR="00603BC3" w:rsidRPr="0048256F">
        <w:rPr>
          <w:rFonts w:eastAsia="楷体"/>
          <w:color w:val="000000"/>
          <w:kern w:val="0"/>
          <w:sz w:val="24"/>
          <w:szCs w:val="24"/>
        </w:rPr>
        <w:t>20</w:t>
      </w:r>
      <w:r w:rsidRPr="0048256F">
        <w:rPr>
          <w:rFonts w:eastAsia="楷体"/>
          <w:color w:val="000000"/>
          <w:kern w:val="0"/>
          <w:sz w:val="24"/>
          <w:szCs w:val="24"/>
        </w:rPr>
        <w:t>篇科研论文形式在国际高水平杂志上发表。</w:t>
      </w:r>
    </w:p>
    <w:p w14:paraId="085755D6" w14:textId="77777777" w:rsidR="00193F7B" w:rsidRPr="0048256F" w:rsidRDefault="00193F7B">
      <w:pPr>
        <w:snapToGrid w:val="0"/>
        <w:spacing w:line="440" w:lineRule="exact"/>
        <w:ind w:firstLineChars="196" w:firstLine="470"/>
        <w:rPr>
          <w:rFonts w:asciiTheme="minorEastAsia" w:eastAsiaTheme="minorEastAsia" w:hAnsiTheme="minorEastAsia"/>
          <w:sz w:val="24"/>
          <w:szCs w:val="24"/>
        </w:rPr>
      </w:pPr>
    </w:p>
    <w:p w14:paraId="19849B35" w14:textId="77777777" w:rsidR="00193F7B" w:rsidRPr="0048256F" w:rsidRDefault="00BF4E65">
      <w:pPr>
        <w:snapToGrid w:val="0"/>
        <w:spacing w:before="120" w:line="440" w:lineRule="exact"/>
        <w:ind w:firstLineChars="200" w:firstLine="562"/>
        <w:rPr>
          <w:rFonts w:ascii="楷体" w:eastAsia="楷体" w:hAnsi="楷体"/>
          <w:color w:val="0070C0"/>
          <w:sz w:val="28"/>
          <w:szCs w:val="28"/>
        </w:rPr>
      </w:pPr>
      <w:r w:rsidRPr="0048256F">
        <w:rPr>
          <w:rFonts w:ascii="楷体" w:eastAsia="楷体" w:hAnsi="楷体" w:cs="楷体_GB2312" w:hint="eastAsia"/>
          <w:b/>
          <w:bCs/>
          <w:color w:val="0070C0"/>
          <w:sz w:val="28"/>
          <w:szCs w:val="28"/>
        </w:rPr>
        <w:t>（二）研究基础与工作条件</w:t>
      </w:r>
    </w:p>
    <w:p w14:paraId="0F430288" w14:textId="77777777" w:rsidR="00193F7B" w:rsidRPr="0048256F" w:rsidRDefault="00BF4E65">
      <w:pPr>
        <w:snapToGrid w:val="0"/>
        <w:spacing w:line="440" w:lineRule="exact"/>
        <w:ind w:firstLineChars="200" w:firstLine="560"/>
        <w:rPr>
          <w:rFonts w:ascii="楷体" w:eastAsia="楷体" w:hAnsi="楷体" w:cs="楷体_GB2312"/>
          <w:color w:val="0070C0"/>
          <w:sz w:val="28"/>
          <w:szCs w:val="28"/>
        </w:rPr>
      </w:pPr>
      <w:r w:rsidRPr="0048256F">
        <w:rPr>
          <w:rFonts w:ascii="楷体" w:eastAsia="楷体" w:hAnsi="楷体"/>
          <w:color w:val="0070C0"/>
          <w:sz w:val="28"/>
          <w:szCs w:val="28"/>
        </w:rPr>
        <w:t>1</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研究基础</w:t>
      </w:r>
      <w:r w:rsidRPr="0048256F">
        <w:rPr>
          <w:rFonts w:ascii="楷体" w:eastAsia="楷体" w:hAnsi="楷体" w:cs="楷体_GB2312" w:hint="eastAsia"/>
          <w:color w:val="0070C0"/>
          <w:sz w:val="28"/>
          <w:szCs w:val="28"/>
        </w:rPr>
        <w:t>（与本项目相关的研究工作积累和已取得的研究工作成绩）；</w:t>
      </w:r>
    </w:p>
    <w:p w14:paraId="2EAA346E" w14:textId="75F58CF3" w:rsidR="002F7171" w:rsidRPr="0048256F" w:rsidRDefault="002F7171" w:rsidP="000772DA">
      <w:pPr>
        <w:autoSpaceDE w:val="0"/>
        <w:autoSpaceDN w:val="0"/>
        <w:adjustRightInd w:val="0"/>
        <w:spacing w:line="440" w:lineRule="exact"/>
        <w:ind w:firstLineChars="196" w:firstLine="470"/>
        <w:rPr>
          <w:rFonts w:eastAsia="楷体"/>
          <w:sz w:val="24"/>
          <w:szCs w:val="24"/>
        </w:rPr>
      </w:pPr>
      <w:r w:rsidRPr="0048256F">
        <w:rPr>
          <w:rFonts w:eastAsia="楷体"/>
          <w:sz w:val="24"/>
          <w:szCs w:val="24"/>
        </w:rPr>
        <w:t>申请人</w:t>
      </w:r>
      <w:r w:rsidR="0000667E" w:rsidRPr="0048256F">
        <w:rPr>
          <w:rFonts w:eastAsia="楷体" w:hint="eastAsia"/>
          <w:sz w:val="24"/>
          <w:szCs w:val="24"/>
        </w:rPr>
        <w:t>曾</w:t>
      </w:r>
      <w:r w:rsidRPr="0048256F">
        <w:rPr>
          <w:rFonts w:eastAsia="楷体"/>
          <w:sz w:val="24"/>
          <w:szCs w:val="24"/>
        </w:rPr>
        <w:t>对于</w:t>
      </w:r>
      <w:r w:rsidRPr="0048256F">
        <w:rPr>
          <w:rFonts w:eastAsia="楷体" w:hint="eastAsia"/>
          <w:sz w:val="24"/>
          <w:szCs w:val="24"/>
        </w:rPr>
        <w:t>N</w:t>
      </w:r>
      <w:r w:rsidRPr="0048256F">
        <w:rPr>
          <w:rFonts w:eastAsia="楷体"/>
          <w:sz w:val="24"/>
          <w:szCs w:val="24"/>
        </w:rPr>
        <w:t>HC</w:t>
      </w:r>
      <w:r w:rsidRPr="0048256F">
        <w:rPr>
          <w:rFonts w:eastAsia="楷体"/>
          <w:sz w:val="24"/>
          <w:szCs w:val="24"/>
        </w:rPr>
        <w:t>催化体系中真正的催化剂是否是自由卡宾（</w:t>
      </w:r>
      <w:r w:rsidRPr="0048256F">
        <w:rPr>
          <w:rFonts w:eastAsia="楷体"/>
          <w:sz w:val="24"/>
          <w:szCs w:val="24"/>
        </w:rPr>
        <w:t>free carbene</w:t>
      </w:r>
      <w:r w:rsidRPr="0048256F">
        <w:rPr>
          <w:rFonts w:eastAsia="楷体"/>
          <w:sz w:val="24"/>
          <w:szCs w:val="24"/>
        </w:rPr>
        <w:t>）、</w:t>
      </w:r>
      <w:r w:rsidRPr="0048256F">
        <w:rPr>
          <w:rFonts w:eastAsia="楷体" w:hint="eastAsia"/>
          <w:sz w:val="24"/>
          <w:szCs w:val="24"/>
        </w:rPr>
        <w:t>N</w:t>
      </w:r>
      <w:r w:rsidRPr="0048256F">
        <w:rPr>
          <w:rFonts w:eastAsia="楷体"/>
          <w:sz w:val="24"/>
          <w:szCs w:val="24"/>
        </w:rPr>
        <w:t>HC</w:t>
      </w:r>
      <w:r w:rsidRPr="0048256F">
        <w:rPr>
          <w:rFonts w:eastAsia="楷体"/>
          <w:sz w:val="24"/>
          <w:szCs w:val="24"/>
        </w:rPr>
        <w:t>扮演的多种可能角色等基础科学问题进行了广泛深入地探讨。申请人</w:t>
      </w:r>
      <w:r w:rsidR="0000667E" w:rsidRPr="0048256F">
        <w:rPr>
          <w:rFonts w:eastAsia="楷体"/>
          <w:sz w:val="24"/>
          <w:szCs w:val="24"/>
        </w:rPr>
        <w:t>持续</w:t>
      </w:r>
      <w:r w:rsidR="00BF4E65" w:rsidRPr="0048256F">
        <w:rPr>
          <w:rFonts w:eastAsia="楷体"/>
          <w:sz w:val="24"/>
          <w:szCs w:val="24"/>
        </w:rPr>
        <w:t>跟踪并研究该类</w:t>
      </w:r>
      <w:r w:rsidR="0000667E" w:rsidRPr="0048256F">
        <w:rPr>
          <w:rFonts w:eastAsia="楷体" w:hint="eastAsia"/>
          <w:sz w:val="24"/>
          <w:szCs w:val="24"/>
        </w:rPr>
        <w:t>N</w:t>
      </w:r>
      <w:r w:rsidR="0000667E" w:rsidRPr="0048256F">
        <w:rPr>
          <w:rFonts w:eastAsia="楷体"/>
          <w:sz w:val="24"/>
          <w:szCs w:val="24"/>
        </w:rPr>
        <w:t>HC</w:t>
      </w:r>
      <w:r w:rsidR="00BF4E65" w:rsidRPr="0048256F">
        <w:rPr>
          <w:rFonts w:eastAsia="楷体"/>
          <w:sz w:val="24"/>
          <w:szCs w:val="24"/>
        </w:rPr>
        <w:t>催化反应</w:t>
      </w:r>
      <w:r w:rsidR="0000667E" w:rsidRPr="0048256F">
        <w:rPr>
          <w:rFonts w:eastAsia="楷体" w:hint="eastAsia"/>
          <w:sz w:val="24"/>
          <w:szCs w:val="24"/>
        </w:rPr>
        <w:t>的</w:t>
      </w:r>
      <w:r w:rsidR="00BF4E65" w:rsidRPr="0048256F">
        <w:rPr>
          <w:rFonts w:eastAsia="楷体"/>
          <w:sz w:val="24"/>
          <w:szCs w:val="24"/>
        </w:rPr>
        <w:t>机理</w:t>
      </w:r>
      <w:r w:rsidR="0000667E" w:rsidRPr="0048256F">
        <w:rPr>
          <w:rFonts w:eastAsia="楷体" w:hint="eastAsia"/>
          <w:sz w:val="24"/>
          <w:szCs w:val="24"/>
        </w:rPr>
        <w:t>及其</w:t>
      </w:r>
      <w:r w:rsidR="00BF4E65" w:rsidRPr="0048256F">
        <w:rPr>
          <w:rFonts w:eastAsia="楷体"/>
          <w:sz w:val="24"/>
          <w:szCs w:val="24"/>
        </w:rPr>
        <w:t>选择性起因等难题，以第一或通讯作者身份对</w:t>
      </w:r>
      <w:r w:rsidRPr="0048256F">
        <w:rPr>
          <w:rFonts w:eastAsia="楷体"/>
          <w:sz w:val="24"/>
          <w:szCs w:val="24"/>
        </w:rPr>
        <w:t>NHC</w:t>
      </w:r>
      <w:r w:rsidR="00BF4E65" w:rsidRPr="0048256F">
        <w:rPr>
          <w:rFonts w:eastAsia="楷体"/>
          <w:sz w:val="24"/>
          <w:szCs w:val="24"/>
        </w:rPr>
        <w:t>催化羰基化合物</w:t>
      </w:r>
      <w:r w:rsidR="00DF3EF3" w:rsidRPr="0048256F">
        <w:rPr>
          <w:rFonts w:eastAsia="楷体"/>
          <w:sz w:val="24"/>
          <w:szCs w:val="24"/>
        </w:rPr>
        <w:t>的</w:t>
      </w:r>
      <w:r w:rsidR="00BF4E65" w:rsidRPr="0048256F">
        <w:rPr>
          <w:rFonts w:eastAsia="楷体"/>
          <w:sz w:val="24"/>
          <w:szCs w:val="24"/>
        </w:rPr>
        <w:t>氧化环化反应（</w:t>
      </w:r>
      <w:r w:rsidR="00295683" w:rsidRPr="0048256F">
        <w:rPr>
          <w:rFonts w:eastAsia="楷体"/>
          <w:sz w:val="24"/>
          <w:szCs w:val="24"/>
        </w:rPr>
        <w:t>如</w:t>
      </w:r>
      <w:r w:rsidR="00BF4E65" w:rsidRPr="0048256F">
        <w:rPr>
          <w:rFonts w:eastAsia="楷体"/>
          <w:i/>
          <w:sz w:val="24"/>
          <w:szCs w:val="24"/>
        </w:rPr>
        <w:t>Angew. Chem. Int. Ed.</w:t>
      </w:r>
      <w:r w:rsidR="00BF4E65" w:rsidRPr="0048256F">
        <w:rPr>
          <w:rFonts w:eastAsia="楷体"/>
          <w:sz w:val="24"/>
          <w:szCs w:val="24"/>
        </w:rPr>
        <w:t xml:space="preserve">, </w:t>
      </w:r>
      <w:r w:rsidR="00BF4E65" w:rsidRPr="0048256F">
        <w:rPr>
          <w:rFonts w:eastAsia="楷体"/>
          <w:b/>
          <w:sz w:val="24"/>
          <w:szCs w:val="24"/>
        </w:rPr>
        <w:t>2021</w:t>
      </w:r>
      <w:r w:rsidR="00BF4E65" w:rsidRPr="0048256F">
        <w:rPr>
          <w:rFonts w:eastAsia="楷体"/>
          <w:sz w:val="24"/>
          <w:szCs w:val="24"/>
        </w:rPr>
        <w:t>,</w:t>
      </w:r>
      <w:r w:rsidR="00BF4E65" w:rsidRPr="0048256F">
        <w:rPr>
          <w:rFonts w:eastAsia="楷体"/>
          <w:color w:val="FF0000"/>
          <w:sz w:val="24"/>
          <w:szCs w:val="24"/>
        </w:rPr>
        <w:t xml:space="preserve"> </w:t>
      </w:r>
      <w:r w:rsidR="000A1545" w:rsidRPr="0048256F">
        <w:rPr>
          <w:rFonts w:eastAsia="楷体"/>
          <w:i/>
          <w:iCs/>
          <w:sz w:val="24"/>
          <w:szCs w:val="24"/>
        </w:rPr>
        <w:t>60</w:t>
      </w:r>
      <w:r w:rsidR="000A1545" w:rsidRPr="0048256F">
        <w:rPr>
          <w:rFonts w:eastAsia="楷体"/>
          <w:sz w:val="24"/>
          <w:szCs w:val="24"/>
        </w:rPr>
        <w:t xml:space="preserve">, 7913-7919; </w:t>
      </w:r>
      <w:r w:rsidR="00295683" w:rsidRPr="0048256F">
        <w:rPr>
          <w:rFonts w:eastAsia="楷体"/>
          <w:i/>
          <w:iCs/>
          <w:sz w:val="24"/>
          <w:szCs w:val="24"/>
        </w:rPr>
        <w:t>ACS Catal.</w:t>
      </w:r>
      <w:r w:rsidR="00295683" w:rsidRPr="0048256F">
        <w:rPr>
          <w:rFonts w:eastAsia="楷体"/>
          <w:sz w:val="24"/>
          <w:szCs w:val="24"/>
        </w:rPr>
        <w:t xml:space="preserve">, </w:t>
      </w:r>
      <w:r w:rsidR="00295683" w:rsidRPr="0048256F">
        <w:rPr>
          <w:rFonts w:eastAsia="楷体"/>
          <w:b/>
          <w:bCs/>
          <w:sz w:val="24"/>
          <w:szCs w:val="24"/>
        </w:rPr>
        <w:t>2021</w:t>
      </w:r>
      <w:r w:rsidR="00295683" w:rsidRPr="0048256F">
        <w:rPr>
          <w:rFonts w:eastAsia="楷体"/>
          <w:sz w:val="24"/>
          <w:szCs w:val="24"/>
        </w:rPr>
        <w:t xml:space="preserve">, </w:t>
      </w:r>
      <w:r w:rsidR="00295683" w:rsidRPr="0048256F">
        <w:rPr>
          <w:rFonts w:eastAsia="楷体"/>
          <w:i/>
          <w:iCs/>
          <w:sz w:val="24"/>
          <w:szCs w:val="24"/>
        </w:rPr>
        <w:t>11</w:t>
      </w:r>
      <w:r w:rsidR="00295683" w:rsidRPr="0048256F">
        <w:rPr>
          <w:rFonts w:eastAsia="楷体"/>
          <w:sz w:val="24"/>
          <w:szCs w:val="24"/>
        </w:rPr>
        <w:t>, 3443-3454</w:t>
      </w:r>
      <w:r w:rsidR="000A1545" w:rsidRPr="0048256F">
        <w:rPr>
          <w:rFonts w:eastAsia="楷体"/>
          <w:sz w:val="24"/>
          <w:szCs w:val="24"/>
        </w:rPr>
        <w:t xml:space="preserve">; </w:t>
      </w:r>
      <w:r w:rsidR="00BF4E65" w:rsidRPr="0048256F">
        <w:rPr>
          <w:rFonts w:eastAsia="楷体"/>
          <w:i/>
          <w:sz w:val="24"/>
          <w:szCs w:val="24"/>
        </w:rPr>
        <w:t>Chem. Sci.</w:t>
      </w:r>
      <w:r w:rsidR="00BF4E65" w:rsidRPr="0048256F">
        <w:rPr>
          <w:rFonts w:eastAsia="楷体"/>
          <w:sz w:val="24"/>
          <w:szCs w:val="24"/>
        </w:rPr>
        <w:t xml:space="preserve">, </w:t>
      </w:r>
      <w:r w:rsidR="00BF4E65" w:rsidRPr="0048256F">
        <w:rPr>
          <w:rFonts w:eastAsia="楷体"/>
          <w:b/>
          <w:sz w:val="24"/>
          <w:szCs w:val="24"/>
        </w:rPr>
        <w:t>2020</w:t>
      </w:r>
      <w:r w:rsidR="00BF4E65" w:rsidRPr="0048256F">
        <w:rPr>
          <w:rFonts w:eastAsia="楷体"/>
          <w:sz w:val="24"/>
          <w:szCs w:val="24"/>
        </w:rPr>
        <w:t xml:space="preserve">, </w:t>
      </w:r>
      <w:r w:rsidR="00BF4E65" w:rsidRPr="0048256F">
        <w:rPr>
          <w:rFonts w:eastAsia="楷体"/>
          <w:i/>
          <w:sz w:val="24"/>
          <w:szCs w:val="24"/>
        </w:rPr>
        <w:t>11</w:t>
      </w:r>
      <w:r w:rsidR="00BF4E65" w:rsidRPr="0048256F">
        <w:rPr>
          <w:rFonts w:eastAsia="楷体"/>
          <w:sz w:val="24"/>
          <w:szCs w:val="24"/>
        </w:rPr>
        <w:t>, 7214-7225</w:t>
      </w:r>
      <w:r w:rsidR="00BF4E6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0A1545" w:rsidRPr="0048256F">
        <w:rPr>
          <w:rFonts w:eastAsia="楷体"/>
          <w:sz w:val="24"/>
          <w:szCs w:val="24"/>
        </w:rPr>
        <w:t>二氧化碳的</w:t>
      </w:r>
      <w:r w:rsidR="000A1545" w:rsidRPr="0048256F">
        <w:rPr>
          <w:rFonts w:eastAsia="楷体"/>
          <w:sz w:val="24"/>
          <w:szCs w:val="24"/>
        </w:rPr>
        <w:t>[2+3]</w:t>
      </w:r>
      <w:r w:rsidR="000A1545" w:rsidRPr="0048256F">
        <w:rPr>
          <w:rFonts w:eastAsia="楷体"/>
          <w:sz w:val="24"/>
          <w:szCs w:val="24"/>
        </w:rPr>
        <w:t>环加成（</w:t>
      </w:r>
      <w:r w:rsidR="000A1545" w:rsidRPr="0048256F">
        <w:rPr>
          <w:rFonts w:eastAsia="楷体"/>
          <w:i/>
          <w:sz w:val="24"/>
          <w:szCs w:val="24"/>
        </w:rPr>
        <w:t>ACS Catal.</w:t>
      </w:r>
      <w:r w:rsidR="000A1545" w:rsidRPr="0048256F">
        <w:rPr>
          <w:rFonts w:eastAsia="楷体"/>
          <w:sz w:val="24"/>
          <w:szCs w:val="24"/>
        </w:rPr>
        <w:t xml:space="preserve">, </w:t>
      </w:r>
      <w:r w:rsidR="000A1545" w:rsidRPr="0048256F">
        <w:rPr>
          <w:rFonts w:eastAsia="楷体"/>
          <w:b/>
          <w:sz w:val="24"/>
          <w:szCs w:val="24"/>
        </w:rPr>
        <w:t>2018</w:t>
      </w:r>
      <w:r w:rsidR="000A1545" w:rsidRPr="0048256F">
        <w:rPr>
          <w:rFonts w:eastAsia="楷体"/>
          <w:sz w:val="24"/>
          <w:szCs w:val="24"/>
        </w:rPr>
        <w:t xml:space="preserve">, </w:t>
      </w:r>
      <w:r w:rsidR="000A1545" w:rsidRPr="0048256F">
        <w:rPr>
          <w:rFonts w:eastAsia="楷体"/>
          <w:i/>
          <w:sz w:val="24"/>
          <w:szCs w:val="24"/>
        </w:rPr>
        <w:t>8</w:t>
      </w:r>
      <w:r w:rsidR="000A1545" w:rsidRPr="0048256F">
        <w:rPr>
          <w:rFonts w:eastAsia="楷体"/>
          <w:sz w:val="24"/>
          <w:szCs w:val="24"/>
        </w:rPr>
        <w:t>, 9945-9957</w:t>
      </w:r>
      <w:r w:rsidR="000A154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040ABC" w:rsidRPr="0048256F">
        <w:rPr>
          <w:rFonts w:eastAsia="楷体"/>
          <w:sz w:val="24"/>
          <w:szCs w:val="24"/>
        </w:rPr>
        <w:t>饱和脂的环化反应（</w:t>
      </w:r>
      <w:r w:rsidR="00040ABC" w:rsidRPr="0048256F">
        <w:rPr>
          <w:rFonts w:eastAsia="楷体"/>
          <w:i/>
          <w:sz w:val="24"/>
          <w:szCs w:val="24"/>
        </w:rPr>
        <w:t>ACS Catal.</w:t>
      </w:r>
      <w:r w:rsidR="00040ABC" w:rsidRPr="0048256F">
        <w:rPr>
          <w:rFonts w:eastAsia="楷体"/>
          <w:sz w:val="24"/>
          <w:szCs w:val="24"/>
        </w:rPr>
        <w:t xml:space="preserve">, </w:t>
      </w:r>
      <w:r w:rsidR="00040ABC" w:rsidRPr="0048256F">
        <w:rPr>
          <w:rFonts w:eastAsia="楷体"/>
          <w:b/>
          <w:sz w:val="24"/>
          <w:szCs w:val="24"/>
        </w:rPr>
        <w:t>2016</w:t>
      </w:r>
      <w:r w:rsidR="00040ABC" w:rsidRPr="0048256F">
        <w:rPr>
          <w:rFonts w:eastAsia="楷体"/>
          <w:sz w:val="24"/>
          <w:szCs w:val="24"/>
        </w:rPr>
        <w:t xml:space="preserve">, </w:t>
      </w:r>
      <w:r w:rsidR="00040ABC" w:rsidRPr="0048256F">
        <w:rPr>
          <w:rFonts w:eastAsia="楷体"/>
          <w:i/>
          <w:sz w:val="24"/>
          <w:szCs w:val="24"/>
        </w:rPr>
        <w:t>6</w:t>
      </w:r>
      <w:r w:rsidR="00040ABC" w:rsidRPr="0048256F">
        <w:rPr>
          <w:rFonts w:eastAsia="楷体"/>
          <w:sz w:val="24"/>
          <w:szCs w:val="24"/>
        </w:rPr>
        <w:t>, 279-289</w:t>
      </w:r>
      <w:r w:rsidR="00040ABC"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0A1545" w:rsidRPr="0048256F">
        <w:rPr>
          <w:rFonts w:eastAsia="楷体"/>
          <w:sz w:val="24"/>
          <w:szCs w:val="24"/>
        </w:rPr>
        <w:t>去对称化</w:t>
      </w:r>
      <w:r w:rsidR="000A1545" w:rsidRPr="0048256F">
        <w:rPr>
          <w:rFonts w:eastAsia="楷体"/>
          <w:sz w:val="24"/>
          <w:szCs w:val="24"/>
        </w:rPr>
        <w:t>[4+1]</w:t>
      </w:r>
      <w:r w:rsidR="000A1545" w:rsidRPr="0048256F">
        <w:rPr>
          <w:rFonts w:eastAsia="楷体"/>
          <w:sz w:val="24"/>
          <w:szCs w:val="24"/>
        </w:rPr>
        <w:t>和</w:t>
      </w:r>
      <w:r w:rsidR="000A1545" w:rsidRPr="0048256F">
        <w:rPr>
          <w:rFonts w:eastAsia="楷体"/>
          <w:sz w:val="24"/>
          <w:szCs w:val="24"/>
        </w:rPr>
        <w:t>[4+2]</w:t>
      </w:r>
      <w:r w:rsidR="000A1545" w:rsidRPr="0048256F">
        <w:rPr>
          <w:rFonts w:eastAsia="楷体"/>
          <w:sz w:val="24"/>
          <w:szCs w:val="24"/>
        </w:rPr>
        <w:t>环化反应（</w:t>
      </w:r>
      <w:r w:rsidR="000A1545" w:rsidRPr="0048256F">
        <w:rPr>
          <w:rFonts w:eastAsia="楷体"/>
          <w:i/>
          <w:iCs/>
          <w:sz w:val="24"/>
          <w:szCs w:val="24"/>
        </w:rPr>
        <w:t>Org. Lett.</w:t>
      </w:r>
      <w:r w:rsidR="000A1545" w:rsidRPr="0048256F">
        <w:rPr>
          <w:rFonts w:eastAsia="楷体"/>
          <w:sz w:val="24"/>
          <w:szCs w:val="24"/>
        </w:rPr>
        <w:t xml:space="preserve">, </w:t>
      </w:r>
      <w:r w:rsidR="000A1545" w:rsidRPr="0048256F">
        <w:rPr>
          <w:rFonts w:eastAsia="楷体"/>
          <w:b/>
          <w:bCs/>
          <w:sz w:val="24"/>
          <w:szCs w:val="24"/>
        </w:rPr>
        <w:t>2021</w:t>
      </w:r>
      <w:r w:rsidR="000A1545" w:rsidRPr="0048256F">
        <w:rPr>
          <w:rFonts w:eastAsia="楷体"/>
          <w:sz w:val="24"/>
          <w:szCs w:val="24"/>
        </w:rPr>
        <w:t>, 23, 7, 2421–2425</w:t>
      </w:r>
      <w:r w:rsidR="00040ABC" w:rsidRPr="0048256F">
        <w:rPr>
          <w:rFonts w:eastAsia="楷体"/>
          <w:sz w:val="24"/>
          <w:szCs w:val="24"/>
        </w:rPr>
        <w:t>，</w:t>
      </w:r>
      <w:r w:rsidR="00040ABC" w:rsidRPr="0048256F">
        <w:rPr>
          <w:rFonts w:eastAsia="楷体" w:hint="eastAsia"/>
          <w:sz w:val="24"/>
          <w:szCs w:val="24"/>
        </w:rPr>
        <w:t>该文章</w:t>
      </w:r>
      <w:r w:rsidR="004616DA" w:rsidRPr="0048256F">
        <w:rPr>
          <w:rFonts w:eastAsia="楷体" w:hint="eastAsia"/>
          <w:sz w:val="24"/>
          <w:szCs w:val="24"/>
        </w:rPr>
        <w:t>由南开大学薛小松博士</w:t>
      </w:r>
      <w:r w:rsidR="00546029" w:rsidRPr="0048256F">
        <w:rPr>
          <w:rFonts w:eastAsia="楷体" w:hint="eastAsia"/>
          <w:sz w:val="24"/>
          <w:szCs w:val="24"/>
        </w:rPr>
        <w:t>等人</w:t>
      </w:r>
      <w:r w:rsidR="004616DA" w:rsidRPr="0048256F">
        <w:rPr>
          <w:rFonts w:eastAsia="楷体" w:hint="eastAsia"/>
          <w:sz w:val="24"/>
          <w:szCs w:val="24"/>
        </w:rPr>
        <w:t>在有机化学杂志做了题为</w:t>
      </w:r>
      <w:r w:rsidR="004616DA" w:rsidRPr="0048256F">
        <w:rPr>
          <w:rFonts w:eastAsia="楷体"/>
          <w:sz w:val="24"/>
          <w:szCs w:val="24"/>
        </w:rPr>
        <w:t>“</w:t>
      </w:r>
      <w:hyperlink r:id="rId40" w:history="1">
        <w:r w:rsidR="004616DA" w:rsidRPr="0048256F">
          <w:rPr>
            <w:rFonts w:eastAsia="楷体" w:hint="eastAsia"/>
            <w:sz w:val="24"/>
            <w:szCs w:val="24"/>
          </w:rPr>
          <w:t>氮杂环卡宾催化去对称化</w:t>
        </w:r>
        <w:r w:rsidR="004616DA" w:rsidRPr="0048256F">
          <w:rPr>
            <w:rFonts w:eastAsia="楷体"/>
            <w:sz w:val="24"/>
            <w:szCs w:val="24"/>
          </w:rPr>
          <w:t>[4+1]/[4+2]</w:t>
        </w:r>
        <w:r w:rsidR="004616DA" w:rsidRPr="0048256F">
          <w:rPr>
            <w:rFonts w:eastAsia="楷体" w:hint="eastAsia"/>
            <w:sz w:val="24"/>
            <w:szCs w:val="24"/>
          </w:rPr>
          <w:t>环化反应的机理与选择性</w:t>
        </w:r>
      </w:hyperlink>
      <w:r w:rsidR="004616DA" w:rsidRPr="0048256F">
        <w:rPr>
          <w:rFonts w:eastAsia="楷体"/>
          <w:sz w:val="24"/>
          <w:szCs w:val="24"/>
        </w:rPr>
        <w:t>”</w:t>
      </w:r>
      <w:r w:rsidR="004616DA" w:rsidRPr="0048256F">
        <w:rPr>
          <w:rFonts w:eastAsia="楷体" w:hint="eastAsia"/>
          <w:sz w:val="24"/>
          <w:szCs w:val="24"/>
        </w:rPr>
        <w:t>的亮点述评，详见</w:t>
      </w:r>
      <w:r w:rsidR="004616DA" w:rsidRPr="0048256F">
        <w:rPr>
          <w:rFonts w:eastAsia="楷体" w:hint="eastAsia"/>
          <w:i/>
          <w:iCs/>
          <w:sz w:val="24"/>
          <w:szCs w:val="24"/>
        </w:rPr>
        <w:t>有机化学</w:t>
      </w:r>
      <w:r w:rsidR="004616DA" w:rsidRPr="0048256F">
        <w:rPr>
          <w:rFonts w:eastAsia="楷体"/>
          <w:sz w:val="24"/>
          <w:szCs w:val="24"/>
        </w:rPr>
        <w:t xml:space="preserve"> </w:t>
      </w:r>
      <w:r w:rsidR="004616DA" w:rsidRPr="0048256F">
        <w:rPr>
          <w:rFonts w:eastAsia="楷体"/>
          <w:b/>
          <w:bCs/>
          <w:sz w:val="24"/>
          <w:szCs w:val="24"/>
        </w:rPr>
        <w:t>2021</w:t>
      </w:r>
      <w:r w:rsidR="004616DA" w:rsidRPr="0048256F">
        <w:rPr>
          <w:rFonts w:eastAsia="楷体"/>
          <w:sz w:val="24"/>
          <w:szCs w:val="24"/>
        </w:rPr>
        <w:t xml:space="preserve">, </w:t>
      </w:r>
      <w:r w:rsidR="00546029" w:rsidRPr="0048256F">
        <w:rPr>
          <w:rFonts w:eastAsia="楷体"/>
          <w:sz w:val="24"/>
          <w:szCs w:val="24"/>
        </w:rPr>
        <w:t xml:space="preserve">41, </w:t>
      </w:r>
      <w:r w:rsidR="004616DA" w:rsidRPr="0048256F">
        <w:rPr>
          <w:rFonts w:eastAsia="楷体"/>
          <w:sz w:val="24"/>
          <w:szCs w:val="24"/>
        </w:rPr>
        <w:t>2530-2531</w:t>
      </w:r>
      <w:r w:rsidR="000A154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171BCE" w:rsidRPr="0048256F">
        <w:rPr>
          <w:rFonts w:eastAsia="楷体" w:hint="eastAsia"/>
          <w:sz w:val="24"/>
          <w:szCs w:val="24"/>
        </w:rPr>
        <w:t>偶氮</w:t>
      </w:r>
      <w:proofErr w:type="gramStart"/>
      <w:r w:rsidR="00171BCE" w:rsidRPr="0048256F">
        <w:rPr>
          <w:rFonts w:eastAsia="楷体" w:hint="eastAsia"/>
          <w:sz w:val="24"/>
          <w:szCs w:val="24"/>
        </w:rPr>
        <w:t>萘</w:t>
      </w:r>
      <w:proofErr w:type="gramEnd"/>
      <w:r w:rsidR="00BF4E65" w:rsidRPr="0048256F">
        <w:rPr>
          <w:rFonts w:eastAsia="楷体"/>
          <w:sz w:val="24"/>
          <w:szCs w:val="24"/>
        </w:rPr>
        <w:t>的芳基化（</w:t>
      </w:r>
      <w:r w:rsidR="00BF4E65" w:rsidRPr="0048256F">
        <w:rPr>
          <w:rFonts w:eastAsia="楷体"/>
          <w:i/>
          <w:sz w:val="24"/>
          <w:szCs w:val="24"/>
        </w:rPr>
        <w:t>Chem. Commun.</w:t>
      </w:r>
      <w:r w:rsidR="00BF4E65" w:rsidRPr="0048256F">
        <w:rPr>
          <w:rFonts w:eastAsia="楷体"/>
          <w:sz w:val="24"/>
          <w:szCs w:val="24"/>
        </w:rPr>
        <w:t xml:space="preserve">, </w:t>
      </w:r>
      <w:r w:rsidR="00BF4E65" w:rsidRPr="0048256F">
        <w:rPr>
          <w:rFonts w:eastAsia="楷体"/>
          <w:b/>
          <w:sz w:val="24"/>
          <w:szCs w:val="24"/>
        </w:rPr>
        <w:t>2021</w:t>
      </w:r>
      <w:r w:rsidR="00BF4E65" w:rsidRPr="0048256F">
        <w:rPr>
          <w:rFonts w:eastAsia="楷体"/>
          <w:sz w:val="24"/>
          <w:szCs w:val="24"/>
        </w:rPr>
        <w:t xml:space="preserve">, </w:t>
      </w:r>
      <w:r w:rsidR="00BF4E65" w:rsidRPr="0048256F">
        <w:rPr>
          <w:rFonts w:eastAsia="楷体"/>
          <w:i/>
          <w:sz w:val="24"/>
          <w:szCs w:val="24"/>
        </w:rPr>
        <w:t>57</w:t>
      </w:r>
      <w:r w:rsidR="00BF4E65" w:rsidRPr="0048256F">
        <w:rPr>
          <w:rFonts w:eastAsia="楷体"/>
          <w:sz w:val="24"/>
          <w:szCs w:val="24"/>
        </w:rPr>
        <w:t>, 219-222</w:t>
      </w:r>
      <w:r w:rsidR="00BF4E65" w:rsidRPr="0048256F">
        <w:rPr>
          <w:rFonts w:eastAsia="楷体"/>
          <w:sz w:val="24"/>
          <w:szCs w:val="24"/>
        </w:rPr>
        <w:t>）、</w:t>
      </w:r>
      <w:r w:rsidR="0000667E" w:rsidRPr="0048256F">
        <w:rPr>
          <w:rFonts w:eastAsia="楷体"/>
          <w:sz w:val="24"/>
          <w:szCs w:val="24"/>
        </w:rPr>
        <w:t>NHC</w:t>
      </w:r>
      <w:r w:rsidR="0000667E" w:rsidRPr="0048256F">
        <w:rPr>
          <w:rFonts w:eastAsia="楷体"/>
          <w:sz w:val="24"/>
          <w:szCs w:val="24"/>
        </w:rPr>
        <w:t>催化</w:t>
      </w:r>
      <w:proofErr w:type="gramStart"/>
      <w:r w:rsidR="00BF4E65" w:rsidRPr="0048256F">
        <w:rPr>
          <w:rFonts w:eastAsia="楷体"/>
          <w:sz w:val="24"/>
          <w:szCs w:val="24"/>
        </w:rPr>
        <w:t>靛</w:t>
      </w:r>
      <w:proofErr w:type="gramEnd"/>
      <w:r w:rsidR="00BF4E65" w:rsidRPr="0048256F">
        <w:rPr>
          <w:rFonts w:eastAsia="楷体"/>
          <w:sz w:val="24"/>
          <w:szCs w:val="24"/>
        </w:rPr>
        <w:t>红的</w:t>
      </w:r>
      <w:proofErr w:type="gramStart"/>
      <w:r w:rsidR="00BF4E65" w:rsidRPr="0048256F">
        <w:rPr>
          <w:rFonts w:eastAsia="楷体"/>
          <w:sz w:val="24"/>
          <w:szCs w:val="24"/>
        </w:rPr>
        <w:t>联烯化反应</w:t>
      </w:r>
      <w:proofErr w:type="gramEnd"/>
      <w:r w:rsidR="00BF4E65" w:rsidRPr="0048256F">
        <w:rPr>
          <w:rFonts w:eastAsia="楷体"/>
          <w:sz w:val="24"/>
          <w:szCs w:val="24"/>
        </w:rPr>
        <w:t>（</w:t>
      </w:r>
      <w:r w:rsidR="00BF4E65" w:rsidRPr="0048256F">
        <w:rPr>
          <w:rFonts w:eastAsia="楷体"/>
          <w:i/>
          <w:sz w:val="24"/>
          <w:szCs w:val="24"/>
        </w:rPr>
        <w:t>Org. Lett.</w:t>
      </w:r>
      <w:r w:rsidR="00BF4E65" w:rsidRPr="0048256F">
        <w:rPr>
          <w:rFonts w:eastAsia="楷体"/>
          <w:sz w:val="24"/>
          <w:szCs w:val="24"/>
        </w:rPr>
        <w:t xml:space="preserve">, </w:t>
      </w:r>
      <w:r w:rsidR="00BF4E65" w:rsidRPr="0048256F">
        <w:rPr>
          <w:rFonts w:eastAsia="楷体"/>
          <w:b/>
          <w:sz w:val="24"/>
          <w:szCs w:val="24"/>
        </w:rPr>
        <w:t>2019</w:t>
      </w:r>
      <w:r w:rsidR="00BF4E65" w:rsidRPr="0048256F">
        <w:rPr>
          <w:rFonts w:eastAsia="楷体"/>
          <w:sz w:val="24"/>
          <w:szCs w:val="24"/>
        </w:rPr>
        <w:t xml:space="preserve">, </w:t>
      </w:r>
      <w:r w:rsidR="00BF4E65" w:rsidRPr="0048256F">
        <w:rPr>
          <w:rFonts w:eastAsia="楷体"/>
          <w:i/>
          <w:sz w:val="24"/>
          <w:szCs w:val="24"/>
        </w:rPr>
        <w:t>21</w:t>
      </w:r>
      <w:r w:rsidR="00BF4E65" w:rsidRPr="0048256F">
        <w:rPr>
          <w:rFonts w:eastAsia="楷体"/>
          <w:sz w:val="24"/>
          <w:szCs w:val="24"/>
        </w:rPr>
        <w:t>, 1306</w:t>
      </w:r>
      <w:r w:rsidR="00BF4E65" w:rsidRPr="0048256F">
        <w:rPr>
          <w:rFonts w:eastAsia="微软雅黑"/>
          <w:sz w:val="24"/>
          <w:szCs w:val="24"/>
        </w:rPr>
        <w:t>−</w:t>
      </w:r>
      <w:r w:rsidR="00BF4E65" w:rsidRPr="0048256F">
        <w:rPr>
          <w:rFonts w:eastAsia="楷体"/>
          <w:sz w:val="24"/>
          <w:szCs w:val="24"/>
        </w:rPr>
        <w:t>1310</w:t>
      </w:r>
      <w:r w:rsidR="00BF4E6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BF4E65" w:rsidRPr="0048256F">
        <w:rPr>
          <w:rFonts w:eastAsia="楷体"/>
          <w:sz w:val="24"/>
          <w:szCs w:val="24"/>
        </w:rPr>
        <w:t>饱和醛的</w:t>
      </w:r>
      <w:r w:rsidR="00BF4E65" w:rsidRPr="0048256F">
        <w:rPr>
          <w:rFonts w:eastAsia="楷体"/>
          <w:sz w:val="24"/>
          <w:szCs w:val="24"/>
        </w:rPr>
        <w:t>[2+4]</w:t>
      </w:r>
      <w:r w:rsidR="00BF4E65" w:rsidRPr="0048256F">
        <w:rPr>
          <w:rFonts w:eastAsia="楷体"/>
          <w:sz w:val="24"/>
          <w:szCs w:val="24"/>
        </w:rPr>
        <w:t>环化（</w:t>
      </w:r>
      <w:r w:rsidR="00BF4E65" w:rsidRPr="0048256F">
        <w:rPr>
          <w:rFonts w:eastAsia="楷体"/>
          <w:i/>
          <w:sz w:val="24"/>
          <w:szCs w:val="24"/>
        </w:rPr>
        <w:t>J. Org. Chem.</w:t>
      </w:r>
      <w:r w:rsidR="00BF4E65" w:rsidRPr="0048256F">
        <w:rPr>
          <w:rFonts w:eastAsia="楷体"/>
          <w:sz w:val="24"/>
          <w:szCs w:val="24"/>
        </w:rPr>
        <w:t xml:space="preserve">, </w:t>
      </w:r>
      <w:r w:rsidR="00BF4E65" w:rsidRPr="0048256F">
        <w:rPr>
          <w:rFonts w:eastAsia="楷体"/>
          <w:b/>
          <w:sz w:val="24"/>
          <w:szCs w:val="24"/>
        </w:rPr>
        <w:t>2016</w:t>
      </w:r>
      <w:r w:rsidR="00BF4E65" w:rsidRPr="0048256F">
        <w:rPr>
          <w:rFonts w:eastAsia="楷体"/>
          <w:sz w:val="24"/>
          <w:szCs w:val="24"/>
        </w:rPr>
        <w:t xml:space="preserve">, </w:t>
      </w:r>
      <w:r w:rsidR="00BF4E65" w:rsidRPr="0048256F">
        <w:rPr>
          <w:rFonts w:eastAsia="楷体"/>
          <w:i/>
          <w:sz w:val="24"/>
          <w:szCs w:val="24"/>
        </w:rPr>
        <w:t>81</w:t>
      </w:r>
      <w:r w:rsidR="00BF4E65" w:rsidRPr="0048256F">
        <w:rPr>
          <w:rFonts w:eastAsia="楷体"/>
          <w:sz w:val="24"/>
          <w:szCs w:val="24"/>
        </w:rPr>
        <w:t>, 868–877</w:t>
      </w:r>
      <w:r w:rsidR="00BF4E65" w:rsidRPr="0048256F">
        <w:rPr>
          <w:rFonts w:eastAsia="楷体"/>
          <w:sz w:val="24"/>
          <w:szCs w:val="24"/>
        </w:rPr>
        <w:t>）</w:t>
      </w:r>
      <w:r w:rsidR="00654438"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BF4E65" w:rsidRPr="0048256F">
        <w:rPr>
          <w:rFonts w:eastAsia="楷体"/>
          <w:sz w:val="24"/>
          <w:szCs w:val="24"/>
        </w:rPr>
        <w:t>烯醛的</w:t>
      </w:r>
      <w:r w:rsidR="00BF4E65" w:rsidRPr="0048256F">
        <w:rPr>
          <w:rFonts w:eastAsia="楷体"/>
          <w:sz w:val="24"/>
          <w:szCs w:val="24"/>
        </w:rPr>
        <w:t>[3+3]</w:t>
      </w:r>
      <w:r w:rsidR="00BF4E65" w:rsidRPr="0048256F">
        <w:rPr>
          <w:rFonts w:eastAsia="楷体"/>
          <w:sz w:val="24"/>
          <w:szCs w:val="24"/>
        </w:rPr>
        <w:t>环化（</w:t>
      </w:r>
      <w:r w:rsidR="00BF4E65" w:rsidRPr="0048256F">
        <w:rPr>
          <w:rFonts w:eastAsia="楷体"/>
          <w:i/>
          <w:sz w:val="24"/>
          <w:szCs w:val="24"/>
        </w:rPr>
        <w:t>Org. Chem. Front.</w:t>
      </w:r>
      <w:r w:rsidR="00BF4E65" w:rsidRPr="0048256F">
        <w:rPr>
          <w:rFonts w:eastAsia="楷体"/>
          <w:sz w:val="24"/>
          <w:szCs w:val="24"/>
        </w:rPr>
        <w:t xml:space="preserve">, </w:t>
      </w:r>
      <w:r w:rsidR="00BF4E65" w:rsidRPr="0048256F">
        <w:rPr>
          <w:rFonts w:eastAsia="楷体"/>
          <w:b/>
          <w:sz w:val="24"/>
          <w:szCs w:val="24"/>
        </w:rPr>
        <w:t>2020</w:t>
      </w:r>
      <w:r w:rsidR="00BF4E65" w:rsidRPr="0048256F">
        <w:rPr>
          <w:rFonts w:eastAsia="楷体"/>
          <w:sz w:val="24"/>
          <w:szCs w:val="24"/>
        </w:rPr>
        <w:t xml:space="preserve">, </w:t>
      </w:r>
      <w:r w:rsidR="00BF4E65" w:rsidRPr="0048256F">
        <w:rPr>
          <w:rFonts w:eastAsia="楷体"/>
          <w:i/>
          <w:sz w:val="24"/>
          <w:szCs w:val="24"/>
        </w:rPr>
        <w:t>7</w:t>
      </w:r>
      <w:r w:rsidR="00BF4E65" w:rsidRPr="0048256F">
        <w:rPr>
          <w:rFonts w:eastAsia="楷体"/>
          <w:sz w:val="24"/>
          <w:szCs w:val="24"/>
        </w:rPr>
        <w:t>, 1113-1121</w:t>
      </w:r>
      <w:r w:rsidR="00BF4E6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BF4E65" w:rsidRPr="0048256F">
        <w:rPr>
          <w:rFonts w:eastAsia="楷体"/>
          <w:sz w:val="24"/>
          <w:szCs w:val="24"/>
        </w:rPr>
        <w:t>烯醛的</w:t>
      </w:r>
      <w:r w:rsidR="00BF4E65" w:rsidRPr="0048256F">
        <w:rPr>
          <w:rFonts w:eastAsia="楷体"/>
          <w:sz w:val="24"/>
          <w:szCs w:val="24"/>
        </w:rPr>
        <w:t>[3+2]</w:t>
      </w:r>
      <w:r w:rsidR="00BF4E65" w:rsidRPr="0048256F">
        <w:rPr>
          <w:rFonts w:eastAsia="楷体"/>
          <w:sz w:val="24"/>
          <w:szCs w:val="24"/>
        </w:rPr>
        <w:t>环化（</w:t>
      </w:r>
      <w:r w:rsidR="00BF4E65" w:rsidRPr="0048256F">
        <w:rPr>
          <w:rFonts w:eastAsia="楷体"/>
          <w:i/>
          <w:sz w:val="24"/>
          <w:szCs w:val="24"/>
        </w:rPr>
        <w:t>Catal. Sci. Technol.</w:t>
      </w:r>
      <w:r w:rsidR="00BF4E65" w:rsidRPr="0048256F">
        <w:rPr>
          <w:rFonts w:eastAsia="楷体"/>
          <w:sz w:val="24"/>
          <w:szCs w:val="24"/>
        </w:rPr>
        <w:t xml:space="preserve">, </w:t>
      </w:r>
      <w:r w:rsidR="00BF4E65" w:rsidRPr="0048256F">
        <w:rPr>
          <w:rFonts w:eastAsia="楷体"/>
          <w:b/>
          <w:sz w:val="24"/>
          <w:szCs w:val="24"/>
        </w:rPr>
        <w:t>2019</w:t>
      </w:r>
      <w:r w:rsidR="00BF4E65" w:rsidRPr="0048256F">
        <w:rPr>
          <w:rFonts w:eastAsia="楷体"/>
          <w:sz w:val="24"/>
          <w:szCs w:val="24"/>
        </w:rPr>
        <w:t xml:space="preserve">, </w:t>
      </w:r>
      <w:r w:rsidR="00BF4E65" w:rsidRPr="0048256F">
        <w:rPr>
          <w:rFonts w:eastAsia="楷体"/>
          <w:i/>
          <w:sz w:val="24"/>
          <w:szCs w:val="24"/>
        </w:rPr>
        <w:t>9</w:t>
      </w:r>
      <w:r w:rsidR="00BF4E65" w:rsidRPr="0048256F">
        <w:rPr>
          <w:rFonts w:eastAsia="楷体"/>
          <w:sz w:val="24"/>
          <w:szCs w:val="24"/>
        </w:rPr>
        <w:t>, 465-476</w:t>
      </w:r>
      <w:r w:rsidR="00BF4E6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BF4E65" w:rsidRPr="0048256F">
        <w:rPr>
          <w:rFonts w:eastAsia="楷体"/>
          <w:sz w:val="24"/>
          <w:szCs w:val="24"/>
        </w:rPr>
        <w:t>醛的</w:t>
      </w:r>
      <w:r w:rsidR="00BF4E65" w:rsidRPr="0048256F">
        <w:rPr>
          <w:rFonts w:eastAsia="楷体"/>
          <w:sz w:val="24"/>
          <w:szCs w:val="24"/>
        </w:rPr>
        <w:lastRenderedPageBreak/>
        <w:t>分子内环化（</w:t>
      </w:r>
      <w:r w:rsidR="00BF4E65" w:rsidRPr="0048256F">
        <w:rPr>
          <w:rFonts w:eastAsia="楷体"/>
          <w:i/>
          <w:sz w:val="24"/>
          <w:szCs w:val="24"/>
        </w:rPr>
        <w:t>Org. Chem. Front.</w:t>
      </w:r>
      <w:r w:rsidR="00BF4E65" w:rsidRPr="0048256F">
        <w:rPr>
          <w:rFonts w:eastAsia="楷体"/>
          <w:sz w:val="24"/>
          <w:szCs w:val="24"/>
        </w:rPr>
        <w:t xml:space="preserve">, </w:t>
      </w:r>
      <w:r w:rsidR="00BF4E65" w:rsidRPr="0048256F">
        <w:rPr>
          <w:rFonts w:eastAsia="楷体"/>
          <w:b/>
          <w:sz w:val="24"/>
          <w:szCs w:val="24"/>
        </w:rPr>
        <w:t>2018</w:t>
      </w:r>
      <w:r w:rsidR="00BF4E65" w:rsidRPr="0048256F">
        <w:rPr>
          <w:rFonts w:eastAsia="楷体"/>
          <w:sz w:val="24"/>
          <w:szCs w:val="24"/>
        </w:rPr>
        <w:t xml:space="preserve">, </w:t>
      </w:r>
      <w:r w:rsidR="00BF4E65" w:rsidRPr="0048256F">
        <w:rPr>
          <w:rFonts w:eastAsia="楷体"/>
          <w:i/>
          <w:sz w:val="24"/>
          <w:szCs w:val="24"/>
        </w:rPr>
        <w:t>5</w:t>
      </w:r>
      <w:r w:rsidR="00BF4E65" w:rsidRPr="0048256F">
        <w:rPr>
          <w:rFonts w:eastAsia="楷体"/>
          <w:sz w:val="24"/>
          <w:szCs w:val="24"/>
        </w:rPr>
        <w:t>, 1493-1501</w:t>
      </w:r>
      <w:r w:rsidR="00BF4E6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BF4E65" w:rsidRPr="0048256F">
        <w:rPr>
          <w:rFonts w:eastAsia="楷体"/>
          <w:sz w:val="24"/>
          <w:szCs w:val="24"/>
        </w:rPr>
        <w:t>溴烯醛的</w:t>
      </w:r>
      <w:r w:rsidR="00BF4E65" w:rsidRPr="0048256F">
        <w:rPr>
          <w:rFonts w:eastAsia="楷体"/>
          <w:sz w:val="24"/>
          <w:szCs w:val="24"/>
        </w:rPr>
        <w:t>[3+4]</w:t>
      </w:r>
      <w:r w:rsidR="00BF4E65" w:rsidRPr="0048256F">
        <w:rPr>
          <w:rFonts w:eastAsia="楷体"/>
          <w:sz w:val="24"/>
          <w:szCs w:val="24"/>
        </w:rPr>
        <w:t>环化（</w:t>
      </w:r>
      <w:r w:rsidR="00BF4E65" w:rsidRPr="0048256F">
        <w:rPr>
          <w:rFonts w:eastAsia="楷体"/>
          <w:i/>
          <w:sz w:val="24"/>
          <w:szCs w:val="24"/>
        </w:rPr>
        <w:t>Org. Chem. Front.</w:t>
      </w:r>
      <w:r w:rsidR="00BF4E65" w:rsidRPr="0048256F">
        <w:rPr>
          <w:rFonts w:eastAsia="楷体"/>
          <w:sz w:val="24"/>
          <w:szCs w:val="24"/>
        </w:rPr>
        <w:t xml:space="preserve">, </w:t>
      </w:r>
      <w:r w:rsidR="00BF4E65" w:rsidRPr="0048256F">
        <w:rPr>
          <w:rFonts w:eastAsia="楷体"/>
          <w:b/>
          <w:sz w:val="24"/>
          <w:szCs w:val="24"/>
        </w:rPr>
        <w:t>2018</w:t>
      </w:r>
      <w:r w:rsidR="00BF4E65" w:rsidRPr="0048256F">
        <w:rPr>
          <w:rFonts w:eastAsia="楷体"/>
          <w:sz w:val="24"/>
          <w:szCs w:val="24"/>
        </w:rPr>
        <w:t xml:space="preserve">, </w:t>
      </w:r>
      <w:r w:rsidR="00BF4E65" w:rsidRPr="0048256F">
        <w:rPr>
          <w:rFonts w:eastAsia="楷体"/>
          <w:i/>
          <w:sz w:val="24"/>
          <w:szCs w:val="24"/>
        </w:rPr>
        <w:t>5</w:t>
      </w:r>
      <w:r w:rsidR="00BF4E65" w:rsidRPr="0048256F">
        <w:rPr>
          <w:rFonts w:eastAsia="楷体"/>
          <w:sz w:val="24"/>
          <w:szCs w:val="24"/>
        </w:rPr>
        <w:t>, 2739-2748</w:t>
      </w:r>
      <w:r w:rsidR="00BF4E65"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proofErr w:type="gramStart"/>
      <w:r w:rsidR="00BF4E65" w:rsidRPr="0048256F">
        <w:rPr>
          <w:rFonts w:eastAsia="楷体"/>
          <w:sz w:val="24"/>
          <w:szCs w:val="24"/>
        </w:rPr>
        <w:t>氧杂氮丙啶</w:t>
      </w:r>
      <w:proofErr w:type="gramEnd"/>
      <w:r w:rsidR="00BF4E65" w:rsidRPr="0048256F">
        <w:rPr>
          <w:rFonts w:eastAsia="楷体"/>
          <w:sz w:val="24"/>
          <w:szCs w:val="24"/>
        </w:rPr>
        <w:t>的</w:t>
      </w:r>
      <w:r w:rsidR="00BF4E65" w:rsidRPr="0048256F">
        <w:rPr>
          <w:rFonts w:eastAsia="楷体"/>
          <w:sz w:val="24"/>
          <w:szCs w:val="24"/>
        </w:rPr>
        <w:t>[3+2]</w:t>
      </w:r>
      <w:r w:rsidR="00BF4E65" w:rsidRPr="0048256F">
        <w:rPr>
          <w:rFonts w:eastAsia="楷体"/>
          <w:sz w:val="24"/>
          <w:szCs w:val="24"/>
        </w:rPr>
        <w:t>环化（</w:t>
      </w:r>
      <w:r w:rsidR="00BF4E65" w:rsidRPr="0048256F">
        <w:rPr>
          <w:rFonts w:eastAsia="楷体"/>
          <w:i/>
          <w:sz w:val="24"/>
          <w:szCs w:val="24"/>
        </w:rPr>
        <w:t>Org. Chem. Front.</w:t>
      </w:r>
      <w:r w:rsidR="00BF4E65" w:rsidRPr="0048256F">
        <w:rPr>
          <w:rFonts w:eastAsia="楷体"/>
          <w:sz w:val="24"/>
          <w:szCs w:val="24"/>
        </w:rPr>
        <w:t xml:space="preserve">, </w:t>
      </w:r>
      <w:r w:rsidR="00BF4E65" w:rsidRPr="0048256F">
        <w:rPr>
          <w:rFonts w:eastAsia="楷体"/>
          <w:b/>
          <w:sz w:val="24"/>
          <w:szCs w:val="24"/>
        </w:rPr>
        <w:t>2019</w:t>
      </w:r>
      <w:r w:rsidR="00BF4E65" w:rsidRPr="0048256F">
        <w:rPr>
          <w:rFonts w:eastAsia="楷体"/>
          <w:sz w:val="24"/>
          <w:szCs w:val="24"/>
        </w:rPr>
        <w:t xml:space="preserve">, </w:t>
      </w:r>
      <w:r w:rsidR="00BF4E65" w:rsidRPr="0048256F">
        <w:rPr>
          <w:rFonts w:eastAsia="楷体"/>
          <w:i/>
          <w:sz w:val="24"/>
          <w:szCs w:val="24"/>
        </w:rPr>
        <w:t>6</w:t>
      </w:r>
      <w:r w:rsidR="00BF4E65" w:rsidRPr="0048256F">
        <w:rPr>
          <w:rFonts w:eastAsia="楷体"/>
          <w:sz w:val="24"/>
          <w:szCs w:val="24"/>
        </w:rPr>
        <w:t>, 679-687</w:t>
      </w:r>
      <w:r w:rsidR="00BF4E65" w:rsidRPr="0048256F">
        <w:rPr>
          <w:rFonts w:eastAsia="楷体"/>
          <w:sz w:val="24"/>
          <w:szCs w:val="24"/>
        </w:rPr>
        <w:t>）</w:t>
      </w:r>
      <w:r w:rsidR="00654438"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654438" w:rsidRPr="0048256F">
        <w:rPr>
          <w:rFonts w:eastAsia="楷体"/>
          <w:sz w:val="24"/>
          <w:szCs w:val="24"/>
        </w:rPr>
        <w:t>联烯的</w:t>
      </w:r>
      <w:r w:rsidR="00654438" w:rsidRPr="0048256F">
        <w:rPr>
          <w:rFonts w:eastAsia="楷体"/>
          <w:sz w:val="24"/>
          <w:szCs w:val="24"/>
        </w:rPr>
        <w:t>[2+4]</w:t>
      </w:r>
      <w:r w:rsidR="00654438" w:rsidRPr="0048256F">
        <w:rPr>
          <w:rFonts w:eastAsia="楷体"/>
          <w:sz w:val="24"/>
          <w:szCs w:val="24"/>
        </w:rPr>
        <w:t>环化（</w:t>
      </w:r>
      <w:r w:rsidR="00654438" w:rsidRPr="0048256F">
        <w:rPr>
          <w:rFonts w:eastAsia="楷体"/>
          <w:i/>
          <w:sz w:val="24"/>
          <w:szCs w:val="24"/>
        </w:rPr>
        <w:t>J. Org. Chem.</w:t>
      </w:r>
      <w:r w:rsidR="00654438" w:rsidRPr="0048256F">
        <w:rPr>
          <w:rFonts w:eastAsia="楷体"/>
          <w:sz w:val="24"/>
          <w:szCs w:val="24"/>
        </w:rPr>
        <w:t xml:space="preserve">, </w:t>
      </w:r>
      <w:r w:rsidR="00654438" w:rsidRPr="0048256F">
        <w:rPr>
          <w:rFonts w:eastAsia="楷体"/>
          <w:b/>
          <w:sz w:val="24"/>
          <w:szCs w:val="24"/>
        </w:rPr>
        <w:t>2015</w:t>
      </w:r>
      <w:r w:rsidR="00654438" w:rsidRPr="0048256F">
        <w:rPr>
          <w:rFonts w:eastAsia="楷体"/>
          <w:sz w:val="24"/>
          <w:szCs w:val="24"/>
        </w:rPr>
        <w:t>, 80, 8619-8630</w:t>
      </w:r>
      <w:r w:rsidR="00654438"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654438" w:rsidRPr="0048256F">
        <w:rPr>
          <w:rFonts w:eastAsia="楷体"/>
          <w:sz w:val="24"/>
          <w:szCs w:val="24"/>
        </w:rPr>
        <w:t>烯醛的</w:t>
      </w:r>
      <w:r w:rsidR="00654438" w:rsidRPr="0048256F">
        <w:rPr>
          <w:rFonts w:eastAsia="楷体"/>
          <w:sz w:val="24"/>
          <w:szCs w:val="24"/>
        </w:rPr>
        <w:t>[4+2]</w:t>
      </w:r>
      <w:r w:rsidR="00654438" w:rsidRPr="0048256F">
        <w:rPr>
          <w:rFonts w:eastAsia="楷体"/>
          <w:sz w:val="24"/>
          <w:szCs w:val="24"/>
        </w:rPr>
        <w:t>环化（</w:t>
      </w:r>
      <w:r w:rsidR="00654438" w:rsidRPr="0048256F">
        <w:rPr>
          <w:rFonts w:eastAsia="楷体"/>
          <w:i/>
          <w:sz w:val="24"/>
          <w:szCs w:val="24"/>
        </w:rPr>
        <w:t>J. Org. Chem.</w:t>
      </w:r>
      <w:r w:rsidR="00654438" w:rsidRPr="0048256F">
        <w:rPr>
          <w:rFonts w:eastAsia="楷体"/>
          <w:sz w:val="24"/>
          <w:szCs w:val="24"/>
        </w:rPr>
        <w:t xml:space="preserve">, </w:t>
      </w:r>
      <w:r w:rsidR="00654438" w:rsidRPr="0048256F">
        <w:rPr>
          <w:rFonts w:eastAsia="楷体"/>
          <w:b/>
          <w:sz w:val="24"/>
          <w:szCs w:val="24"/>
        </w:rPr>
        <w:t>2014,</w:t>
      </w:r>
      <w:r w:rsidR="00654438" w:rsidRPr="0048256F">
        <w:rPr>
          <w:rFonts w:eastAsia="楷体"/>
          <w:sz w:val="24"/>
          <w:szCs w:val="24"/>
        </w:rPr>
        <w:t xml:space="preserve"> </w:t>
      </w:r>
      <w:r w:rsidR="00654438" w:rsidRPr="0048256F">
        <w:rPr>
          <w:rFonts w:eastAsia="楷体"/>
          <w:i/>
          <w:sz w:val="24"/>
          <w:szCs w:val="24"/>
        </w:rPr>
        <w:t>79</w:t>
      </w:r>
      <w:r w:rsidR="00654438" w:rsidRPr="0048256F">
        <w:rPr>
          <w:rFonts w:eastAsia="楷体"/>
          <w:sz w:val="24"/>
          <w:szCs w:val="24"/>
        </w:rPr>
        <w:t>, 3069-3078</w:t>
      </w:r>
      <w:r w:rsidR="00654438" w:rsidRPr="0048256F">
        <w:rPr>
          <w:rFonts w:eastAsia="楷体"/>
          <w:sz w:val="24"/>
          <w:szCs w:val="24"/>
        </w:rPr>
        <w:t>）、</w:t>
      </w:r>
      <w:r w:rsidR="00DF3EF3" w:rsidRPr="0048256F">
        <w:rPr>
          <w:rFonts w:eastAsia="楷体"/>
          <w:sz w:val="24"/>
          <w:szCs w:val="24"/>
        </w:rPr>
        <w:t>NHC</w:t>
      </w:r>
      <w:r w:rsidR="00DF3EF3" w:rsidRPr="0048256F">
        <w:rPr>
          <w:rFonts w:eastAsia="楷体"/>
          <w:sz w:val="24"/>
          <w:szCs w:val="24"/>
        </w:rPr>
        <w:t>催化</w:t>
      </w:r>
      <w:r w:rsidR="00654438" w:rsidRPr="0048256F">
        <w:rPr>
          <w:rFonts w:eastAsia="楷体"/>
          <w:sz w:val="24"/>
          <w:szCs w:val="24"/>
        </w:rPr>
        <w:t>烯酮的</w:t>
      </w:r>
      <w:r w:rsidR="00654438" w:rsidRPr="0048256F">
        <w:rPr>
          <w:rFonts w:eastAsia="楷体"/>
          <w:sz w:val="24"/>
          <w:szCs w:val="24"/>
        </w:rPr>
        <w:t>[2+2+2]</w:t>
      </w:r>
      <w:r w:rsidR="00654438" w:rsidRPr="0048256F">
        <w:rPr>
          <w:rFonts w:eastAsia="楷体"/>
          <w:sz w:val="24"/>
          <w:szCs w:val="24"/>
        </w:rPr>
        <w:t>环加成（</w:t>
      </w:r>
      <w:r w:rsidR="00654438" w:rsidRPr="0048256F">
        <w:rPr>
          <w:rFonts w:eastAsia="楷体"/>
          <w:i/>
          <w:sz w:val="24"/>
          <w:szCs w:val="24"/>
        </w:rPr>
        <w:t>J. Org. Chem.</w:t>
      </w:r>
      <w:r w:rsidR="00654438" w:rsidRPr="0048256F">
        <w:rPr>
          <w:rFonts w:eastAsia="楷体"/>
          <w:sz w:val="24"/>
          <w:szCs w:val="24"/>
        </w:rPr>
        <w:t xml:space="preserve">, </w:t>
      </w:r>
      <w:r w:rsidR="00654438" w:rsidRPr="0048256F">
        <w:rPr>
          <w:rFonts w:eastAsia="楷体"/>
          <w:b/>
          <w:sz w:val="24"/>
          <w:szCs w:val="24"/>
        </w:rPr>
        <w:t>2013</w:t>
      </w:r>
      <w:r w:rsidR="00654438" w:rsidRPr="0048256F">
        <w:rPr>
          <w:rFonts w:eastAsia="楷体"/>
          <w:sz w:val="24"/>
          <w:szCs w:val="24"/>
        </w:rPr>
        <w:t xml:space="preserve">, </w:t>
      </w:r>
      <w:r w:rsidR="00654438" w:rsidRPr="0048256F">
        <w:rPr>
          <w:rFonts w:eastAsia="楷体"/>
          <w:i/>
          <w:sz w:val="24"/>
          <w:szCs w:val="24"/>
        </w:rPr>
        <w:t>78</w:t>
      </w:r>
      <w:r w:rsidR="00654438" w:rsidRPr="0048256F">
        <w:rPr>
          <w:rFonts w:eastAsia="楷体"/>
          <w:sz w:val="24"/>
          <w:szCs w:val="24"/>
        </w:rPr>
        <w:t>, 11849-11859</w:t>
      </w:r>
      <w:r w:rsidR="00654438" w:rsidRPr="0048256F">
        <w:rPr>
          <w:rFonts w:eastAsia="楷体"/>
          <w:sz w:val="24"/>
          <w:szCs w:val="24"/>
        </w:rPr>
        <w:t>）</w:t>
      </w:r>
      <w:r w:rsidR="00BF4E65" w:rsidRPr="0048256F">
        <w:rPr>
          <w:rFonts w:eastAsia="楷体"/>
          <w:sz w:val="24"/>
          <w:szCs w:val="24"/>
        </w:rPr>
        <w:t>等多类反应进行了系统地理论研究，使用非共价相互作用（</w:t>
      </w:r>
      <w:r w:rsidR="00BF4E65" w:rsidRPr="0048256F">
        <w:rPr>
          <w:rFonts w:eastAsia="楷体"/>
          <w:sz w:val="24"/>
          <w:szCs w:val="24"/>
        </w:rPr>
        <w:t>NCI</w:t>
      </w:r>
      <w:r w:rsidR="00BF4E65" w:rsidRPr="0048256F">
        <w:rPr>
          <w:rFonts w:eastAsia="楷体"/>
          <w:sz w:val="24"/>
          <w:szCs w:val="24"/>
        </w:rPr>
        <w:t>）、自然键轨道分析（</w:t>
      </w:r>
      <w:r w:rsidR="00BF4E65" w:rsidRPr="0048256F">
        <w:rPr>
          <w:rFonts w:eastAsia="楷体"/>
          <w:sz w:val="24"/>
          <w:szCs w:val="24"/>
        </w:rPr>
        <w:t>NBO</w:t>
      </w:r>
      <w:r w:rsidR="00BF4E65" w:rsidRPr="0048256F">
        <w:rPr>
          <w:rFonts w:eastAsia="楷体"/>
          <w:sz w:val="24"/>
          <w:szCs w:val="24"/>
        </w:rPr>
        <w:t>）、分子中的原子理论（</w:t>
      </w:r>
      <w:r w:rsidR="00BF4E65" w:rsidRPr="0048256F">
        <w:rPr>
          <w:rFonts w:eastAsia="楷体"/>
          <w:sz w:val="24"/>
          <w:szCs w:val="24"/>
        </w:rPr>
        <w:t>AIM</w:t>
      </w:r>
      <w:r w:rsidR="00BF4E65" w:rsidRPr="0048256F">
        <w:rPr>
          <w:rFonts w:eastAsia="楷体"/>
          <w:sz w:val="24"/>
          <w:szCs w:val="24"/>
        </w:rPr>
        <w:t>）、全局和局</w:t>
      </w:r>
      <w:proofErr w:type="gramStart"/>
      <w:r w:rsidR="00BF4E65" w:rsidRPr="0048256F">
        <w:rPr>
          <w:rFonts w:eastAsia="楷体"/>
          <w:sz w:val="24"/>
          <w:szCs w:val="24"/>
        </w:rPr>
        <w:t>域反应</w:t>
      </w:r>
      <w:proofErr w:type="gramEnd"/>
      <w:r w:rsidR="00BF4E65" w:rsidRPr="0048256F">
        <w:rPr>
          <w:rFonts w:eastAsia="楷体"/>
          <w:sz w:val="24"/>
          <w:szCs w:val="24"/>
        </w:rPr>
        <w:t>指标（</w:t>
      </w:r>
      <w:r w:rsidR="00BF4E65" w:rsidRPr="0048256F">
        <w:rPr>
          <w:rFonts w:eastAsia="楷体"/>
          <w:sz w:val="24"/>
          <w:szCs w:val="24"/>
        </w:rPr>
        <w:t>GRI</w:t>
      </w:r>
      <w:r w:rsidR="00BF4E65" w:rsidRPr="0048256F">
        <w:rPr>
          <w:rFonts w:eastAsia="楷体"/>
          <w:sz w:val="24"/>
          <w:szCs w:val="24"/>
        </w:rPr>
        <w:t>和</w:t>
      </w:r>
      <w:r w:rsidR="00BF4E65" w:rsidRPr="0048256F">
        <w:rPr>
          <w:rFonts w:eastAsia="楷体"/>
          <w:sz w:val="24"/>
          <w:szCs w:val="24"/>
        </w:rPr>
        <w:t>Parr</w:t>
      </w:r>
      <w:r w:rsidR="00BF4E65" w:rsidRPr="0048256F">
        <w:rPr>
          <w:rFonts w:eastAsia="楷体"/>
          <w:sz w:val="24"/>
          <w:szCs w:val="24"/>
        </w:rPr>
        <w:t>函数）、前线分子轨道（</w:t>
      </w:r>
      <w:r w:rsidR="00BF4E65" w:rsidRPr="0048256F">
        <w:rPr>
          <w:rFonts w:eastAsia="楷体"/>
          <w:sz w:val="24"/>
          <w:szCs w:val="24"/>
        </w:rPr>
        <w:t>FMO</w:t>
      </w:r>
      <w:r w:rsidR="00BF4E65" w:rsidRPr="0048256F">
        <w:rPr>
          <w:rFonts w:eastAsia="楷体"/>
          <w:sz w:val="24"/>
          <w:szCs w:val="24"/>
        </w:rPr>
        <w:t>）重叠模式分析等多种理论分析手段对这些反应中氮杂环卡宾的作用和选择性的</w:t>
      </w:r>
      <w:r w:rsidR="0000667E" w:rsidRPr="0048256F">
        <w:rPr>
          <w:rFonts w:eastAsia="楷体" w:hint="eastAsia"/>
          <w:sz w:val="24"/>
          <w:szCs w:val="24"/>
        </w:rPr>
        <w:t>起因</w:t>
      </w:r>
      <w:r w:rsidR="00BF4E65" w:rsidRPr="0048256F">
        <w:rPr>
          <w:rFonts w:eastAsia="楷体"/>
          <w:sz w:val="24"/>
          <w:szCs w:val="24"/>
        </w:rPr>
        <w:t>做了系统和深入探讨。</w:t>
      </w:r>
      <w:r w:rsidR="000772DA" w:rsidRPr="0048256F">
        <w:rPr>
          <w:rFonts w:eastAsia="楷体" w:hint="eastAsia"/>
          <w:sz w:val="24"/>
          <w:szCs w:val="24"/>
        </w:rPr>
        <w:t>值得一提的是，</w:t>
      </w:r>
      <w:r w:rsidR="000772DA" w:rsidRPr="0048256F">
        <w:rPr>
          <w:rFonts w:eastAsia="楷体"/>
          <w:b/>
          <w:bCs/>
          <w:sz w:val="24"/>
          <w:szCs w:val="24"/>
        </w:rPr>
        <w:t>最近</w:t>
      </w:r>
      <w:r w:rsidR="000772DA" w:rsidRPr="0048256F">
        <w:rPr>
          <w:rFonts w:eastAsia="楷体" w:hint="eastAsia"/>
          <w:b/>
          <w:bCs/>
          <w:sz w:val="24"/>
          <w:szCs w:val="24"/>
        </w:rPr>
        <w:t>本课题组</w:t>
      </w:r>
      <w:r w:rsidR="000772DA" w:rsidRPr="0048256F">
        <w:rPr>
          <w:rFonts w:eastAsia="楷体"/>
          <w:b/>
          <w:bCs/>
          <w:sz w:val="24"/>
          <w:szCs w:val="24"/>
        </w:rPr>
        <w:t>在</w:t>
      </w:r>
      <w:r w:rsidR="000772DA" w:rsidRPr="0048256F">
        <w:rPr>
          <w:rFonts w:eastAsia="楷体" w:hint="eastAsia"/>
          <w:b/>
          <w:bCs/>
          <w:sz w:val="24"/>
          <w:szCs w:val="24"/>
        </w:rPr>
        <w:t>图</w:t>
      </w:r>
      <w:r w:rsidR="000772DA" w:rsidRPr="0048256F">
        <w:rPr>
          <w:rFonts w:eastAsia="楷体" w:hint="eastAsia"/>
          <w:b/>
          <w:bCs/>
          <w:sz w:val="24"/>
          <w:szCs w:val="24"/>
        </w:rPr>
        <w:t>3</w:t>
      </w:r>
      <w:r w:rsidR="000772DA" w:rsidRPr="0048256F">
        <w:rPr>
          <w:rFonts w:eastAsia="楷体" w:hint="eastAsia"/>
          <w:b/>
          <w:bCs/>
          <w:sz w:val="24"/>
          <w:szCs w:val="24"/>
        </w:rPr>
        <w:t>所示的</w:t>
      </w:r>
      <w:r w:rsidR="000772DA" w:rsidRPr="0048256F">
        <w:rPr>
          <w:rFonts w:eastAsia="楷体" w:hint="eastAsia"/>
          <w:b/>
          <w:bCs/>
          <w:sz w:val="24"/>
          <w:szCs w:val="24"/>
        </w:rPr>
        <w:t>N</w:t>
      </w:r>
      <w:r w:rsidR="000772DA" w:rsidRPr="0048256F">
        <w:rPr>
          <w:rFonts w:eastAsia="楷体"/>
          <w:b/>
          <w:bCs/>
          <w:sz w:val="24"/>
          <w:szCs w:val="24"/>
        </w:rPr>
        <w:t>HC</w:t>
      </w:r>
      <w:r w:rsidR="000772DA" w:rsidRPr="0048256F">
        <w:rPr>
          <w:rFonts w:eastAsia="楷体" w:hint="eastAsia"/>
          <w:b/>
          <w:bCs/>
          <w:sz w:val="24"/>
          <w:szCs w:val="24"/>
        </w:rPr>
        <w:t>催化自由基偶联</w:t>
      </w:r>
      <w:r w:rsidR="000772DA" w:rsidRPr="0048256F">
        <w:rPr>
          <w:rFonts w:eastAsia="楷体"/>
          <w:b/>
          <w:bCs/>
          <w:sz w:val="24"/>
          <w:szCs w:val="24"/>
        </w:rPr>
        <w:t>反应</w:t>
      </w:r>
      <w:r w:rsidR="000772DA" w:rsidRPr="0048256F">
        <w:rPr>
          <w:rFonts w:eastAsia="楷体" w:hint="eastAsia"/>
          <w:b/>
          <w:bCs/>
          <w:sz w:val="24"/>
          <w:szCs w:val="24"/>
        </w:rPr>
        <w:t>的理论研究（</w:t>
      </w:r>
      <w:r w:rsidR="000772DA" w:rsidRPr="0048256F">
        <w:rPr>
          <w:rFonts w:hint="eastAsia"/>
          <w:bCs/>
          <w:i/>
          <w:iCs/>
          <w:sz w:val="24"/>
          <w:szCs w:val="24"/>
        </w:rPr>
        <w:t>J. Am. Chem. Soc.</w:t>
      </w:r>
      <w:r w:rsidR="000772DA" w:rsidRPr="0048256F">
        <w:rPr>
          <w:rFonts w:hint="eastAsia"/>
          <w:bCs/>
          <w:sz w:val="24"/>
          <w:szCs w:val="24"/>
        </w:rPr>
        <w:t xml:space="preserve"> </w:t>
      </w:r>
      <w:r w:rsidR="000772DA" w:rsidRPr="0048256F">
        <w:rPr>
          <w:rFonts w:hint="eastAsia"/>
          <w:b/>
          <w:bCs/>
          <w:sz w:val="24"/>
          <w:szCs w:val="24"/>
        </w:rPr>
        <w:t>2022</w:t>
      </w:r>
      <w:r w:rsidR="000772DA" w:rsidRPr="0048256F">
        <w:rPr>
          <w:rFonts w:hint="eastAsia"/>
          <w:bCs/>
          <w:sz w:val="24"/>
          <w:szCs w:val="24"/>
        </w:rPr>
        <w:t xml:space="preserve">, </w:t>
      </w:r>
      <w:r w:rsidR="009D1AF6" w:rsidRPr="0048256F">
        <w:rPr>
          <w:bCs/>
          <w:i/>
          <w:iCs/>
          <w:sz w:val="24"/>
          <w:szCs w:val="24"/>
        </w:rPr>
        <w:t>144</w:t>
      </w:r>
      <w:r w:rsidR="009D1AF6" w:rsidRPr="0048256F">
        <w:rPr>
          <w:bCs/>
          <w:iCs/>
          <w:sz w:val="24"/>
          <w:szCs w:val="24"/>
        </w:rPr>
        <w:t>, 3137−3145</w:t>
      </w:r>
      <w:r w:rsidR="000772DA" w:rsidRPr="0048256F">
        <w:rPr>
          <w:rFonts w:eastAsia="楷体" w:hint="eastAsia"/>
          <w:b/>
          <w:bCs/>
          <w:sz w:val="24"/>
          <w:szCs w:val="24"/>
        </w:rPr>
        <w:t>）中</w:t>
      </w:r>
      <w:r w:rsidR="00714954" w:rsidRPr="0048256F">
        <w:rPr>
          <w:rFonts w:eastAsia="楷体" w:hint="eastAsia"/>
          <w:b/>
          <w:bCs/>
          <w:sz w:val="24"/>
          <w:szCs w:val="24"/>
        </w:rPr>
        <w:t>提出</w:t>
      </w:r>
      <w:r w:rsidR="000772DA" w:rsidRPr="0048256F">
        <w:rPr>
          <w:rFonts w:eastAsia="楷体" w:hint="eastAsia"/>
          <w:b/>
          <w:bCs/>
          <w:sz w:val="24"/>
          <w:szCs w:val="24"/>
        </w:rPr>
        <w:t>了</w:t>
      </w:r>
      <w:r w:rsidR="004D3052" w:rsidRPr="0048256F">
        <w:rPr>
          <w:rFonts w:eastAsia="楷体" w:hint="eastAsia"/>
          <w:b/>
          <w:bCs/>
          <w:sz w:val="24"/>
          <w:szCs w:val="24"/>
        </w:rPr>
        <w:t>该</w:t>
      </w:r>
      <w:del w:id="86" w:author="Administrator" w:date="2022-02-27T19:13:00Z">
        <w:r w:rsidR="004D3052" w:rsidRPr="0048256F" w:rsidDel="001E23C8">
          <w:rPr>
            <w:rFonts w:eastAsia="楷体" w:hint="eastAsia"/>
            <w:b/>
            <w:bCs/>
            <w:sz w:val="24"/>
            <w:szCs w:val="24"/>
          </w:rPr>
          <w:delText>中继的</w:delText>
        </w:r>
        <w:r w:rsidR="004D3052" w:rsidRPr="0048256F" w:rsidDel="001E23C8">
          <w:rPr>
            <w:rFonts w:eastAsia="楷体" w:hint="eastAsia"/>
            <w:b/>
            <w:bCs/>
            <w:sz w:val="24"/>
            <w:szCs w:val="24"/>
          </w:rPr>
          <w:delText>P</w:delText>
        </w:r>
        <w:r w:rsidR="004D3052" w:rsidRPr="0048256F" w:rsidDel="001E23C8">
          <w:rPr>
            <w:rFonts w:eastAsia="楷体"/>
            <w:b/>
            <w:bCs/>
            <w:sz w:val="24"/>
            <w:szCs w:val="24"/>
          </w:rPr>
          <w:delText>CET</w:delText>
        </w:r>
      </w:del>
      <w:ins w:id="87" w:author="Administrator" w:date="2022-02-27T19:13:00Z">
        <w:r w:rsidR="001E23C8">
          <w:rPr>
            <w:rFonts w:eastAsia="楷体" w:hint="eastAsia"/>
            <w:b/>
            <w:bCs/>
            <w:sz w:val="24"/>
            <w:szCs w:val="24"/>
          </w:rPr>
          <w:t>非绝热</w:t>
        </w:r>
        <w:r w:rsidR="001E23C8">
          <w:rPr>
            <w:rFonts w:eastAsia="楷体" w:hint="eastAsia"/>
            <w:b/>
            <w:bCs/>
            <w:sz w:val="24"/>
            <w:szCs w:val="24"/>
          </w:rPr>
          <w:t>PCET</w:t>
        </w:r>
      </w:ins>
      <w:r w:rsidR="00714954" w:rsidRPr="0048256F">
        <w:rPr>
          <w:rFonts w:eastAsia="楷体" w:hint="eastAsia"/>
          <w:b/>
          <w:bCs/>
          <w:sz w:val="24"/>
          <w:szCs w:val="24"/>
        </w:rPr>
        <w:t>机制</w:t>
      </w:r>
      <w:r w:rsidR="000772DA" w:rsidRPr="0048256F">
        <w:rPr>
          <w:rFonts w:eastAsia="楷体" w:hint="eastAsia"/>
          <w:b/>
          <w:bCs/>
          <w:sz w:val="24"/>
          <w:szCs w:val="24"/>
        </w:rPr>
        <w:t>在</w:t>
      </w:r>
      <w:r w:rsidR="000772DA" w:rsidRPr="0048256F">
        <w:rPr>
          <w:rFonts w:eastAsia="楷体"/>
          <w:b/>
          <w:bCs/>
          <w:sz w:val="24"/>
          <w:szCs w:val="24"/>
        </w:rPr>
        <w:t>不同反应体系</w:t>
      </w:r>
      <w:r w:rsidR="000772DA" w:rsidRPr="0048256F">
        <w:rPr>
          <w:rFonts w:eastAsia="楷体" w:hint="eastAsia"/>
          <w:b/>
          <w:bCs/>
          <w:sz w:val="24"/>
          <w:szCs w:val="24"/>
        </w:rPr>
        <w:t>中存在的可能性</w:t>
      </w:r>
      <w:r w:rsidR="000772DA" w:rsidRPr="0048256F">
        <w:rPr>
          <w:rFonts w:eastAsia="楷体"/>
          <w:sz w:val="24"/>
          <w:szCs w:val="24"/>
        </w:rPr>
        <w:t>。</w:t>
      </w:r>
      <w:r w:rsidR="00BA6A74" w:rsidRPr="0048256F">
        <w:rPr>
          <w:rFonts w:eastAsia="楷体" w:hint="eastAsia"/>
          <w:sz w:val="24"/>
          <w:szCs w:val="24"/>
        </w:rPr>
        <w:t>这些</w:t>
      </w:r>
      <w:r w:rsidR="00BA6A74" w:rsidRPr="0048256F">
        <w:rPr>
          <w:rFonts w:eastAsia="楷体" w:hint="eastAsia"/>
          <w:sz w:val="24"/>
          <w:szCs w:val="24"/>
        </w:rPr>
        <w:t>N</w:t>
      </w:r>
      <w:r w:rsidR="00BA6A74" w:rsidRPr="0048256F">
        <w:rPr>
          <w:rFonts w:eastAsia="楷体"/>
          <w:sz w:val="24"/>
          <w:szCs w:val="24"/>
        </w:rPr>
        <w:t>HC</w:t>
      </w:r>
      <w:r w:rsidR="00BA6A74" w:rsidRPr="0048256F">
        <w:rPr>
          <w:rFonts w:eastAsia="楷体" w:hint="eastAsia"/>
          <w:sz w:val="24"/>
          <w:szCs w:val="24"/>
        </w:rPr>
        <w:t>催化反应理论研究</w:t>
      </w:r>
      <w:r w:rsidR="000772DA" w:rsidRPr="0048256F">
        <w:rPr>
          <w:rFonts w:eastAsia="楷体" w:hint="eastAsia"/>
          <w:sz w:val="24"/>
          <w:szCs w:val="24"/>
        </w:rPr>
        <w:t>的</w:t>
      </w:r>
      <w:r w:rsidR="00BA6A74" w:rsidRPr="0048256F">
        <w:rPr>
          <w:rFonts w:eastAsia="楷体" w:hint="eastAsia"/>
          <w:sz w:val="24"/>
          <w:szCs w:val="24"/>
        </w:rPr>
        <w:t>积累</w:t>
      </w:r>
      <w:r w:rsidR="000772DA" w:rsidRPr="0048256F">
        <w:rPr>
          <w:rFonts w:eastAsia="楷体" w:hint="eastAsia"/>
          <w:sz w:val="24"/>
          <w:szCs w:val="24"/>
        </w:rPr>
        <w:t>为本项目中</w:t>
      </w:r>
      <w:r w:rsidR="00BA6A74" w:rsidRPr="0048256F">
        <w:rPr>
          <w:rFonts w:eastAsia="楷体" w:hint="eastAsia"/>
          <w:sz w:val="24"/>
          <w:szCs w:val="24"/>
        </w:rPr>
        <w:t>选取和构建</w:t>
      </w:r>
      <w:r w:rsidR="00CC5AFA" w:rsidRPr="0048256F">
        <w:rPr>
          <w:rFonts w:eastAsia="楷体" w:hint="eastAsia"/>
          <w:sz w:val="24"/>
          <w:szCs w:val="24"/>
        </w:rPr>
        <w:t>不同</w:t>
      </w:r>
      <w:r w:rsidR="00BA6A74" w:rsidRPr="0048256F">
        <w:rPr>
          <w:rFonts w:eastAsia="楷体" w:hint="eastAsia"/>
          <w:sz w:val="24"/>
          <w:szCs w:val="24"/>
        </w:rPr>
        <w:t>N</w:t>
      </w:r>
      <w:r w:rsidR="00BA6A74" w:rsidRPr="0048256F">
        <w:rPr>
          <w:rFonts w:eastAsia="楷体"/>
          <w:sz w:val="24"/>
          <w:szCs w:val="24"/>
        </w:rPr>
        <w:t>HC</w:t>
      </w:r>
      <w:r w:rsidR="00BA6A74" w:rsidRPr="0048256F">
        <w:rPr>
          <w:rFonts w:eastAsia="楷体" w:hint="eastAsia"/>
          <w:sz w:val="24"/>
          <w:szCs w:val="24"/>
        </w:rPr>
        <w:t>催化</w:t>
      </w:r>
      <w:r w:rsidR="000772DA" w:rsidRPr="0048256F">
        <w:rPr>
          <w:rFonts w:eastAsia="楷体" w:hint="eastAsia"/>
          <w:sz w:val="24"/>
          <w:szCs w:val="24"/>
        </w:rPr>
        <w:t>自由基</w:t>
      </w:r>
      <w:r w:rsidR="00BA6A74" w:rsidRPr="0048256F">
        <w:rPr>
          <w:rFonts w:eastAsia="楷体" w:hint="eastAsia"/>
          <w:sz w:val="24"/>
          <w:szCs w:val="24"/>
        </w:rPr>
        <w:t>反应模型、设计反应路径</w:t>
      </w:r>
      <w:r w:rsidR="000772DA" w:rsidRPr="0048256F">
        <w:rPr>
          <w:rFonts w:eastAsia="楷体" w:hint="eastAsia"/>
          <w:sz w:val="24"/>
          <w:szCs w:val="24"/>
        </w:rPr>
        <w:t>和新</w:t>
      </w:r>
      <w:r w:rsidR="00CC5AFA" w:rsidRPr="0048256F">
        <w:rPr>
          <w:rFonts w:eastAsia="楷体" w:hint="eastAsia"/>
          <w:sz w:val="24"/>
          <w:szCs w:val="24"/>
        </w:rPr>
        <w:t>自由基</w:t>
      </w:r>
      <w:r w:rsidR="000772DA" w:rsidRPr="0048256F">
        <w:rPr>
          <w:rFonts w:eastAsia="楷体" w:hint="eastAsia"/>
          <w:sz w:val="24"/>
          <w:szCs w:val="24"/>
        </w:rPr>
        <w:t>反应模型、探讨化学和立体选择性起因等工作的</w:t>
      </w:r>
      <w:r w:rsidR="00CC5AFA" w:rsidRPr="0048256F">
        <w:rPr>
          <w:rFonts w:eastAsia="楷体" w:hint="eastAsia"/>
          <w:sz w:val="24"/>
          <w:szCs w:val="24"/>
        </w:rPr>
        <w:t>开展和</w:t>
      </w:r>
      <w:r w:rsidR="000772DA" w:rsidRPr="0048256F">
        <w:rPr>
          <w:rFonts w:eastAsia="楷体" w:hint="eastAsia"/>
          <w:sz w:val="24"/>
          <w:szCs w:val="24"/>
        </w:rPr>
        <w:t>完成奠定了坚实的基础。</w:t>
      </w:r>
    </w:p>
    <w:p w14:paraId="7DFEC898" w14:textId="77777777" w:rsidR="00193F7B" w:rsidRPr="0048256F" w:rsidRDefault="00193F7B">
      <w:pPr>
        <w:snapToGrid w:val="0"/>
        <w:spacing w:line="440" w:lineRule="exact"/>
        <w:ind w:firstLineChars="196" w:firstLine="470"/>
        <w:rPr>
          <w:rFonts w:asciiTheme="minorEastAsia" w:eastAsiaTheme="minorEastAsia" w:hAnsiTheme="minorEastAsia"/>
          <w:sz w:val="24"/>
          <w:szCs w:val="24"/>
        </w:rPr>
      </w:pPr>
    </w:p>
    <w:p w14:paraId="32625D37" w14:textId="77777777" w:rsidR="00193F7B" w:rsidRPr="0048256F" w:rsidRDefault="00BF4E65">
      <w:pPr>
        <w:snapToGrid w:val="0"/>
        <w:spacing w:line="440" w:lineRule="exact"/>
        <w:ind w:firstLine="570"/>
        <w:rPr>
          <w:rFonts w:ascii="楷体" w:eastAsia="楷体" w:hAnsi="楷体" w:cs="楷体_GB2312"/>
          <w:color w:val="0070C0"/>
          <w:sz w:val="28"/>
          <w:szCs w:val="28"/>
        </w:rPr>
      </w:pPr>
      <w:r w:rsidRPr="0048256F">
        <w:rPr>
          <w:rFonts w:ascii="楷体" w:eastAsia="楷体" w:hAnsi="楷体"/>
          <w:color w:val="0070C0"/>
          <w:sz w:val="28"/>
          <w:szCs w:val="28"/>
        </w:rPr>
        <w:t>2</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工作条件</w:t>
      </w:r>
      <w:r w:rsidRPr="0048256F">
        <w:rPr>
          <w:rFonts w:ascii="楷体" w:eastAsia="楷体" w:hAnsi="楷体" w:cs="楷体_GB2312" w:hint="eastAsia"/>
          <w:color w:val="0070C0"/>
          <w:sz w:val="28"/>
          <w:szCs w:val="28"/>
        </w:rPr>
        <w:t>（包括已具备的实验条件，尚缺少的实验条件和</w:t>
      </w:r>
      <w:proofErr w:type="gramStart"/>
      <w:r w:rsidRPr="0048256F">
        <w:rPr>
          <w:rFonts w:ascii="楷体" w:eastAsia="楷体" w:hAnsi="楷体" w:cs="楷体_GB2312" w:hint="eastAsia"/>
          <w:color w:val="0070C0"/>
          <w:sz w:val="28"/>
          <w:szCs w:val="28"/>
        </w:rPr>
        <w:t>拟解决</w:t>
      </w:r>
      <w:proofErr w:type="gramEnd"/>
      <w:r w:rsidRPr="0048256F">
        <w:rPr>
          <w:rFonts w:ascii="楷体" w:eastAsia="楷体" w:hAnsi="楷体" w:cs="楷体_GB2312" w:hint="eastAsia"/>
          <w:color w:val="0070C0"/>
          <w:sz w:val="28"/>
          <w:szCs w:val="28"/>
        </w:rPr>
        <w:t>的途径，包括利用国家实验室、国家重点实验室和部门重点实验室等研究基地的计划与落实情况）；</w:t>
      </w:r>
    </w:p>
    <w:p w14:paraId="029ED356" w14:textId="02149204" w:rsidR="00193F7B" w:rsidRPr="0048256F" w:rsidRDefault="00BF4E65" w:rsidP="000B46DC">
      <w:pPr>
        <w:autoSpaceDE w:val="0"/>
        <w:autoSpaceDN w:val="0"/>
        <w:adjustRightInd w:val="0"/>
        <w:snapToGrid w:val="0"/>
        <w:spacing w:line="440" w:lineRule="exact"/>
        <w:ind w:firstLineChars="196" w:firstLine="472"/>
        <w:rPr>
          <w:rFonts w:eastAsia="楷体"/>
          <w:b/>
          <w:color w:val="000000"/>
          <w:kern w:val="0"/>
          <w:sz w:val="24"/>
          <w:szCs w:val="24"/>
        </w:rPr>
      </w:pPr>
      <w:r w:rsidRPr="0048256F">
        <w:rPr>
          <w:rFonts w:eastAsia="楷体"/>
          <w:b/>
          <w:color w:val="000000"/>
          <w:kern w:val="0"/>
          <w:sz w:val="24"/>
          <w:szCs w:val="24"/>
        </w:rPr>
        <w:t>1</w:t>
      </w:r>
      <w:r w:rsidR="00FC6D5C" w:rsidRPr="0048256F">
        <w:rPr>
          <w:rFonts w:eastAsia="楷体" w:hint="eastAsia"/>
          <w:b/>
          <w:color w:val="000000"/>
          <w:kern w:val="0"/>
          <w:sz w:val="24"/>
          <w:szCs w:val="24"/>
        </w:rPr>
        <w:t>)</w:t>
      </w:r>
      <w:r w:rsidR="00FC6D5C" w:rsidRPr="0048256F">
        <w:rPr>
          <w:rFonts w:eastAsia="楷体"/>
          <w:b/>
          <w:color w:val="000000"/>
          <w:kern w:val="0"/>
          <w:sz w:val="24"/>
          <w:szCs w:val="24"/>
        </w:rPr>
        <w:t xml:space="preserve"> </w:t>
      </w:r>
      <w:r w:rsidRPr="0048256F">
        <w:rPr>
          <w:rFonts w:eastAsia="楷体"/>
          <w:b/>
          <w:color w:val="000000"/>
          <w:kern w:val="0"/>
          <w:sz w:val="24"/>
          <w:szCs w:val="24"/>
        </w:rPr>
        <w:t>已具备的实验条件</w:t>
      </w:r>
    </w:p>
    <w:p w14:paraId="7DB9A770" w14:textId="4F5ABE90" w:rsidR="00193F7B" w:rsidRPr="0048256F" w:rsidRDefault="00BF4E65" w:rsidP="000B46DC">
      <w:pPr>
        <w:autoSpaceDE w:val="0"/>
        <w:autoSpaceDN w:val="0"/>
        <w:adjustRightInd w:val="0"/>
        <w:snapToGrid w:val="0"/>
        <w:spacing w:line="440" w:lineRule="exact"/>
        <w:ind w:firstLineChars="196" w:firstLine="470"/>
        <w:rPr>
          <w:rFonts w:eastAsia="楷体"/>
          <w:kern w:val="0"/>
          <w:sz w:val="24"/>
          <w:szCs w:val="24"/>
        </w:rPr>
      </w:pPr>
      <w:r w:rsidRPr="0048256F">
        <w:rPr>
          <w:rFonts w:eastAsia="楷体"/>
          <w:color w:val="000000"/>
          <w:kern w:val="0"/>
          <w:sz w:val="24"/>
          <w:szCs w:val="24"/>
        </w:rPr>
        <w:t>本研究小组</w:t>
      </w:r>
      <w:r w:rsidRPr="0048256F">
        <w:rPr>
          <w:rFonts w:eastAsia="楷体" w:hint="eastAsia"/>
          <w:color w:val="000000"/>
          <w:kern w:val="0"/>
          <w:sz w:val="24"/>
          <w:szCs w:val="24"/>
        </w:rPr>
        <w:t>建立了</w:t>
      </w:r>
      <w:r w:rsidRPr="0048256F">
        <w:rPr>
          <w:rFonts w:eastAsia="楷体"/>
          <w:color w:val="000000"/>
          <w:kern w:val="0"/>
          <w:sz w:val="24"/>
          <w:szCs w:val="24"/>
        </w:rPr>
        <w:t>一个共计</w:t>
      </w:r>
      <w:r w:rsidR="007D53EF" w:rsidRPr="0048256F">
        <w:rPr>
          <w:rFonts w:eastAsia="楷体"/>
          <w:color w:val="000000"/>
          <w:kern w:val="0"/>
          <w:sz w:val="24"/>
          <w:szCs w:val="24"/>
        </w:rPr>
        <w:t>2</w:t>
      </w:r>
      <w:r w:rsidRPr="0048256F">
        <w:rPr>
          <w:rFonts w:eastAsia="楷体"/>
          <w:color w:val="000000"/>
          <w:kern w:val="0"/>
          <w:sz w:val="24"/>
          <w:szCs w:val="24"/>
        </w:rPr>
        <w:t>000</w:t>
      </w:r>
      <w:r w:rsidRPr="0048256F">
        <w:rPr>
          <w:rFonts w:eastAsia="楷体" w:hint="eastAsia"/>
          <w:color w:val="000000"/>
          <w:kern w:val="0"/>
          <w:sz w:val="24"/>
          <w:szCs w:val="24"/>
        </w:rPr>
        <w:t>个</w:t>
      </w:r>
      <w:r w:rsidRPr="0048256F">
        <w:rPr>
          <w:rFonts w:eastAsia="楷体"/>
          <w:color w:val="000000"/>
          <w:kern w:val="0"/>
          <w:sz w:val="24"/>
          <w:szCs w:val="24"/>
        </w:rPr>
        <w:t>CPU</w:t>
      </w:r>
      <w:r w:rsidRPr="0048256F">
        <w:rPr>
          <w:rFonts w:eastAsia="楷体" w:hint="eastAsia"/>
          <w:color w:val="000000"/>
          <w:kern w:val="0"/>
          <w:sz w:val="24"/>
          <w:szCs w:val="24"/>
        </w:rPr>
        <w:t>和</w:t>
      </w:r>
      <w:r w:rsidRPr="0048256F">
        <w:rPr>
          <w:rFonts w:eastAsia="楷体" w:hint="eastAsia"/>
          <w:color w:val="000000"/>
          <w:kern w:val="0"/>
          <w:sz w:val="24"/>
          <w:szCs w:val="24"/>
        </w:rPr>
        <w:t>5</w:t>
      </w:r>
      <w:r w:rsidRPr="0048256F">
        <w:rPr>
          <w:rFonts w:eastAsia="楷体" w:hint="eastAsia"/>
          <w:color w:val="000000"/>
          <w:kern w:val="0"/>
          <w:sz w:val="24"/>
          <w:szCs w:val="24"/>
        </w:rPr>
        <w:t>套</w:t>
      </w:r>
      <w:r w:rsidRPr="0048256F">
        <w:rPr>
          <w:rFonts w:eastAsia="楷体" w:hint="eastAsia"/>
          <w:color w:val="000000"/>
          <w:kern w:val="0"/>
          <w:sz w:val="24"/>
          <w:szCs w:val="24"/>
        </w:rPr>
        <w:t>G</w:t>
      </w:r>
      <w:r w:rsidRPr="0048256F">
        <w:rPr>
          <w:rFonts w:eastAsia="楷体"/>
          <w:color w:val="000000"/>
          <w:kern w:val="0"/>
          <w:sz w:val="24"/>
          <w:szCs w:val="24"/>
        </w:rPr>
        <w:t>PU</w:t>
      </w:r>
      <w:r w:rsidRPr="0048256F">
        <w:rPr>
          <w:rFonts w:eastAsia="楷体"/>
          <w:color w:val="000000"/>
          <w:kern w:val="0"/>
          <w:sz w:val="24"/>
          <w:szCs w:val="24"/>
        </w:rPr>
        <w:t>的计算机群。同时，实验室具有进行本项目研究所必备的多种</w:t>
      </w:r>
      <w:r w:rsidR="007D53EF" w:rsidRPr="0048256F">
        <w:rPr>
          <w:rFonts w:eastAsia="楷体" w:hint="eastAsia"/>
          <w:color w:val="000000"/>
          <w:kern w:val="0"/>
          <w:sz w:val="24"/>
          <w:szCs w:val="24"/>
        </w:rPr>
        <w:t>量子化学</w:t>
      </w:r>
      <w:r w:rsidRPr="0048256F">
        <w:rPr>
          <w:rFonts w:eastAsia="楷体"/>
          <w:color w:val="000000"/>
          <w:kern w:val="0"/>
          <w:sz w:val="24"/>
          <w:szCs w:val="24"/>
        </w:rPr>
        <w:t>计算程序，如</w:t>
      </w:r>
      <w:r w:rsidRPr="0048256F">
        <w:rPr>
          <w:rFonts w:eastAsia="楷体"/>
          <w:color w:val="000000"/>
          <w:kern w:val="0"/>
          <w:sz w:val="24"/>
          <w:szCs w:val="24"/>
        </w:rPr>
        <w:t>Gaussian</w:t>
      </w:r>
      <w:r w:rsidRPr="0048256F">
        <w:rPr>
          <w:rFonts w:eastAsia="楷体"/>
          <w:color w:val="000000"/>
          <w:kern w:val="0"/>
          <w:sz w:val="24"/>
          <w:szCs w:val="24"/>
        </w:rPr>
        <w:t>、</w:t>
      </w:r>
      <w:r w:rsidR="007D53EF" w:rsidRPr="0048256F">
        <w:rPr>
          <w:rFonts w:eastAsia="楷体"/>
          <w:color w:val="000000"/>
          <w:kern w:val="0"/>
          <w:sz w:val="24"/>
          <w:szCs w:val="24"/>
        </w:rPr>
        <w:t>O</w:t>
      </w:r>
      <w:r w:rsidR="007D53EF" w:rsidRPr="0048256F">
        <w:rPr>
          <w:rFonts w:eastAsia="楷体" w:hint="eastAsia"/>
          <w:color w:val="000000"/>
          <w:kern w:val="0"/>
          <w:sz w:val="24"/>
          <w:szCs w:val="24"/>
        </w:rPr>
        <w:t>rca</w:t>
      </w:r>
      <w:r w:rsidRPr="0048256F">
        <w:rPr>
          <w:rFonts w:eastAsia="楷体"/>
          <w:color w:val="000000"/>
          <w:kern w:val="0"/>
          <w:sz w:val="24"/>
          <w:szCs w:val="24"/>
        </w:rPr>
        <w:t>等。</w:t>
      </w:r>
      <w:r w:rsidR="00344BEA" w:rsidRPr="0048256F">
        <w:rPr>
          <w:rFonts w:eastAsia="楷体" w:hint="eastAsia"/>
          <w:color w:val="000000"/>
          <w:kern w:val="0"/>
          <w:sz w:val="24"/>
          <w:szCs w:val="24"/>
        </w:rPr>
        <w:t>另外</w:t>
      </w:r>
      <w:r w:rsidRPr="0048256F">
        <w:rPr>
          <w:rFonts w:eastAsia="楷体"/>
          <w:color w:val="000000"/>
          <w:kern w:val="0"/>
          <w:sz w:val="24"/>
          <w:szCs w:val="24"/>
        </w:rPr>
        <w:t>，</w:t>
      </w:r>
      <w:r w:rsidR="00344BEA" w:rsidRPr="0048256F">
        <w:rPr>
          <w:rFonts w:eastAsia="楷体" w:hint="eastAsia"/>
          <w:color w:val="000000"/>
          <w:kern w:val="0"/>
          <w:sz w:val="24"/>
          <w:szCs w:val="24"/>
        </w:rPr>
        <w:t>课题组成员熟练掌握量子化学计算程序和分析软件的使用，这能保证该项目的顺利开展。此外，</w:t>
      </w:r>
      <w:r w:rsidRPr="0048256F">
        <w:rPr>
          <w:rFonts w:eastAsia="楷体"/>
          <w:color w:val="000000"/>
          <w:kern w:val="0"/>
          <w:sz w:val="24"/>
          <w:szCs w:val="24"/>
        </w:rPr>
        <w:t>申请人与多位从事</w:t>
      </w:r>
      <w:r w:rsidR="00C269C3" w:rsidRPr="0048256F">
        <w:rPr>
          <w:rFonts w:eastAsia="楷体" w:hint="eastAsia"/>
          <w:color w:val="000000"/>
          <w:kern w:val="0"/>
          <w:sz w:val="24"/>
          <w:szCs w:val="24"/>
        </w:rPr>
        <w:t>开发</w:t>
      </w:r>
      <w:r w:rsidR="00C269C3" w:rsidRPr="0048256F">
        <w:rPr>
          <w:rFonts w:eastAsia="楷体" w:hint="eastAsia"/>
          <w:color w:val="000000"/>
          <w:kern w:val="0"/>
          <w:sz w:val="24"/>
          <w:szCs w:val="24"/>
        </w:rPr>
        <w:t>N</w:t>
      </w:r>
      <w:r w:rsidR="00C269C3" w:rsidRPr="0048256F">
        <w:rPr>
          <w:rFonts w:eastAsia="楷体"/>
          <w:color w:val="000000"/>
          <w:kern w:val="0"/>
          <w:sz w:val="24"/>
          <w:szCs w:val="24"/>
        </w:rPr>
        <w:t>HC</w:t>
      </w:r>
      <w:r w:rsidRPr="0048256F">
        <w:rPr>
          <w:rFonts w:eastAsia="楷体"/>
          <w:color w:val="000000"/>
          <w:kern w:val="0"/>
          <w:sz w:val="24"/>
          <w:szCs w:val="24"/>
        </w:rPr>
        <w:t>催化</w:t>
      </w:r>
      <w:r w:rsidR="00C269C3" w:rsidRPr="0048256F">
        <w:rPr>
          <w:rFonts w:eastAsia="楷体" w:hint="eastAsia"/>
          <w:color w:val="000000"/>
          <w:kern w:val="0"/>
          <w:sz w:val="24"/>
          <w:szCs w:val="24"/>
        </w:rPr>
        <w:t>反应策略</w:t>
      </w:r>
      <w:r w:rsidRPr="0048256F">
        <w:rPr>
          <w:rFonts w:eastAsia="楷体"/>
          <w:color w:val="000000"/>
          <w:kern w:val="0"/>
          <w:sz w:val="24"/>
          <w:szCs w:val="24"/>
        </w:rPr>
        <w:t>的实验科研人员（如南京工业大学付振乾教授、江苏师范大学姚昌盛教授等）保持了</w:t>
      </w:r>
      <w:r w:rsidR="00C269C3" w:rsidRPr="0048256F">
        <w:rPr>
          <w:rFonts w:eastAsia="楷体" w:hint="eastAsia"/>
          <w:color w:val="000000"/>
          <w:kern w:val="0"/>
          <w:sz w:val="24"/>
          <w:szCs w:val="24"/>
        </w:rPr>
        <w:t>良好</w:t>
      </w:r>
      <w:r w:rsidRPr="0048256F">
        <w:rPr>
          <w:rFonts w:eastAsia="楷体"/>
          <w:color w:val="000000"/>
          <w:kern w:val="0"/>
          <w:sz w:val="24"/>
          <w:szCs w:val="24"/>
        </w:rPr>
        <w:t>的合作关系，</w:t>
      </w:r>
      <w:r w:rsidR="00C269C3" w:rsidRPr="0048256F">
        <w:rPr>
          <w:rFonts w:eastAsia="楷体" w:hint="eastAsia"/>
          <w:color w:val="000000"/>
          <w:kern w:val="0"/>
          <w:sz w:val="24"/>
          <w:szCs w:val="24"/>
        </w:rPr>
        <w:t>有望一起合作研究</w:t>
      </w:r>
      <w:r w:rsidR="00AA2DF9" w:rsidRPr="0048256F">
        <w:rPr>
          <w:rFonts w:eastAsia="楷体" w:hint="eastAsia"/>
          <w:color w:val="000000"/>
          <w:kern w:val="0"/>
          <w:sz w:val="24"/>
          <w:szCs w:val="24"/>
        </w:rPr>
        <w:t>N</w:t>
      </w:r>
      <w:r w:rsidR="00AA2DF9" w:rsidRPr="0048256F">
        <w:rPr>
          <w:rFonts w:eastAsia="楷体"/>
          <w:color w:val="000000"/>
          <w:kern w:val="0"/>
          <w:sz w:val="24"/>
          <w:szCs w:val="24"/>
        </w:rPr>
        <w:t>HC</w:t>
      </w:r>
      <w:r w:rsidR="00AA2DF9" w:rsidRPr="0048256F">
        <w:rPr>
          <w:rFonts w:eastAsia="楷体" w:hint="eastAsia"/>
          <w:color w:val="000000"/>
          <w:kern w:val="0"/>
          <w:sz w:val="24"/>
          <w:szCs w:val="24"/>
        </w:rPr>
        <w:t>催化</w:t>
      </w:r>
      <w:r w:rsidR="00C269C3" w:rsidRPr="0048256F">
        <w:rPr>
          <w:rFonts w:eastAsia="楷体" w:hint="eastAsia"/>
          <w:color w:val="000000"/>
          <w:kern w:val="0"/>
          <w:sz w:val="24"/>
          <w:szCs w:val="24"/>
        </w:rPr>
        <w:t>反应体系</w:t>
      </w:r>
      <w:r w:rsidR="00AA2DF9" w:rsidRPr="0048256F">
        <w:rPr>
          <w:rFonts w:eastAsia="楷体" w:hint="eastAsia"/>
          <w:color w:val="000000"/>
          <w:kern w:val="0"/>
          <w:sz w:val="24"/>
          <w:szCs w:val="24"/>
        </w:rPr>
        <w:t>及其</w:t>
      </w:r>
      <w:r w:rsidR="00C269C3" w:rsidRPr="0048256F">
        <w:rPr>
          <w:rFonts w:eastAsia="楷体" w:hint="eastAsia"/>
          <w:color w:val="000000"/>
          <w:kern w:val="0"/>
          <w:sz w:val="24"/>
          <w:szCs w:val="24"/>
        </w:rPr>
        <w:t>机制</w:t>
      </w:r>
      <w:r w:rsidRPr="0048256F">
        <w:rPr>
          <w:rFonts w:eastAsia="楷体"/>
          <w:kern w:val="0"/>
          <w:sz w:val="24"/>
          <w:szCs w:val="24"/>
        </w:rPr>
        <w:t>。</w:t>
      </w:r>
    </w:p>
    <w:p w14:paraId="1730A706" w14:textId="77777777" w:rsidR="00C269C3" w:rsidRPr="0048256F" w:rsidRDefault="00C269C3" w:rsidP="000B46DC">
      <w:pPr>
        <w:autoSpaceDE w:val="0"/>
        <w:autoSpaceDN w:val="0"/>
        <w:adjustRightInd w:val="0"/>
        <w:snapToGrid w:val="0"/>
        <w:spacing w:line="440" w:lineRule="exact"/>
        <w:ind w:firstLineChars="196" w:firstLine="470"/>
        <w:rPr>
          <w:rFonts w:eastAsia="楷体"/>
          <w:color w:val="000000"/>
          <w:kern w:val="0"/>
          <w:sz w:val="24"/>
          <w:szCs w:val="24"/>
        </w:rPr>
      </w:pPr>
    </w:p>
    <w:p w14:paraId="56596235" w14:textId="18A4B465" w:rsidR="00193F7B" w:rsidRPr="0048256F" w:rsidRDefault="00BF4E65" w:rsidP="000B46DC">
      <w:pPr>
        <w:adjustRightInd w:val="0"/>
        <w:snapToGrid w:val="0"/>
        <w:spacing w:line="440" w:lineRule="exact"/>
        <w:ind w:firstLineChars="196" w:firstLine="472"/>
        <w:rPr>
          <w:rFonts w:eastAsia="楷体"/>
          <w:b/>
          <w:color w:val="000000"/>
          <w:sz w:val="24"/>
          <w:szCs w:val="24"/>
        </w:rPr>
      </w:pPr>
      <w:r w:rsidRPr="0048256F">
        <w:rPr>
          <w:rFonts w:eastAsia="楷体"/>
          <w:b/>
          <w:color w:val="000000"/>
          <w:kern w:val="0"/>
          <w:sz w:val="24"/>
          <w:szCs w:val="24"/>
        </w:rPr>
        <w:t>2</w:t>
      </w:r>
      <w:r w:rsidR="00FC6D5C" w:rsidRPr="0048256F">
        <w:rPr>
          <w:rFonts w:eastAsia="楷体" w:hint="eastAsia"/>
          <w:b/>
          <w:color w:val="000000"/>
          <w:kern w:val="0"/>
          <w:sz w:val="24"/>
          <w:szCs w:val="24"/>
        </w:rPr>
        <w:t>)</w:t>
      </w:r>
      <w:r w:rsidR="00FC6D5C" w:rsidRPr="0048256F">
        <w:rPr>
          <w:rFonts w:eastAsia="楷体"/>
          <w:b/>
          <w:color w:val="000000"/>
          <w:kern w:val="0"/>
          <w:sz w:val="24"/>
          <w:szCs w:val="24"/>
        </w:rPr>
        <w:t xml:space="preserve"> </w:t>
      </w:r>
      <w:r w:rsidRPr="0048256F">
        <w:rPr>
          <w:rFonts w:eastAsia="楷体"/>
          <w:b/>
          <w:color w:val="000000"/>
          <w:sz w:val="24"/>
          <w:szCs w:val="24"/>
        </w:rPr>
        <w:t>尚缺少的实验条件和解决途径</w:t>
      </w:r>
    </w:p>
    <w:p w14:paraId="3E196219" w14:textId="0D2508E8" w:rsidR="00193F7B" w:rsidRPr="0048256F" w:rsidRDefault="00BF4E65" w:rsidP="000B46DC">
      <w:pPr>
        <w:adjustRightInd w:val="0"/>
        <w:snapToGrid w:val="0"/>
        <w:spacing w:line="440" w:lineRule="exact"/>
        <w:ind w:firstLineChars="196" w:firstLine="470"/>
        <w:rPr>
          <w:rFonts w:eastAsia="楷体"/>
          <w:sz w:val="24"/>
          <w:szCs w:val="24"/>
        </w:rPr>
      </w:pPr>
      <w:r w:rsidRPr="0048256F">
        <w:rPr>
          <w:rFonts w:eastAsia="楷体"/>
          <w:sz w:val="24"/>
          <w:szCs w:val="24"/>
        </w:rPr>
        <w:t>根据郑州大学研究生院的招生规定，</w:t>
      </w:r>
      <w:r w:rsidR="0046121E" w:rsidRPr="0048256F">
        <w:rPr>
          <w:rFonts w:eastAsia="楷体" w:hint="eastAsia"/>
          <w:sz w:val="24"/>
          <w:szCs w:val="24"/>
        </w:rPr>
        <w:t>只有</w:t>
      </w:r>
      <w:r w:rsidR="000566F1" w:rsidRPr="0048256F">
        <w:rPr>
          <w:rFonts w:eastAsia="楷体" w:hint="eastAsia"/>
          <w:sz w:val="24"/>
          <w:szCs w:val="24"/>
        </w:rPr>
        <w:t>科研</w:t>
      </w:r>
      <w:r w:rsidRPr="0048256F">
        <w:rPr>
          <w:rFonts w:eastAsia="楷体"/>
          <w:sz w:val="24"/>
          <w:szCs w:val="24"/>
        </w:rPr>
        <w:t>项目的获</w:t>
      </w:r>
      <w:proofErr w:type="gramStart"/>
      <w:r w:rsidRPr="0048256F">
        <w:rPr>
          <w:rFonts w:eastAsia="楷体"/>
          <w:sz w:val="24"/>
          <w:szCs w:val="24"/>
        </w:rPr>
        <w:t>批才能</w:t>
      </w:r>
      <w:proofErr w:type="gramEnd"/>
      <w:r w:rsidRPr="0048256F">
        <w:rPr>
          <w:rFonts w:eastAsia="楷体"/>
          <w:sz w:val="24"/>
          <w:szCs w:val="24"/>
        </w:rPr>
        <w:t>保证项目负责人招收研究生，</w:t>
      </w:r>
      <w:r w:rsidR="00AF3757" w:rsidRPr="0048256F">
        <w:rPr>
          <w:rFonts w:eastAsia="楷体" w:hint="eastAsia"/>
          <w:sz w:val="24"/>
          <w:szCs w:val="24"/>
        </w:rPr>
        <w:t>因此如果科研项目不能获批就无法招收研究生继续工作，</w:t>
      </w:r>
      <w:r w:rsidRPr="0048256F">
        <w:rPr>
          <w:rFonts w:eastAsia="楷体"/>
          <w:sz w:val="24"/>
          <w:szCs w:val="24"/>
        </w:rPr>
        <w:t>在此希望</w:t>
      </w:r>
      <w:r w:rsidR="00AF3757" w:rsidRPr="0048256F">
        <w:rPr>
          <w:rFonts w:eastAsia="楷体" w:hint="eastAsia"/>
          <w:sz w:val="24"/>
          <w:szCs w:val="24"/>
        </w:rPr>
        <w:t>能</w:t>
      </w:r>
      <w:r w:rsidRPr="0048256F">
        <w:rPr>
          <w:rFonts w:eastAsia="楷体"/>
          <w:sz w:val="24"/>
          <w:szCs w:val="24"/>
        </w:rPr>
        <w:t>通过申请</w:t>
      </w:r>
      <w:r w:rsidR="00AF3757" w:rsidRPr="0048256F">
        <w:rPr>
          <w:rFonts w:eastAsia="楷体" w:hint="eastAsia"/>
          <w:sz w:val="24"/>
          <w:szCs w:val="24"/>
        </w:rPr>
        <w:t>相关科研</w:t>
      </w:r>
      <w:r w:rsidRPr="0048256F">
        <w:rPr>
          <w:rFonts w:eastAsia="楷体"/>
          <w:sz w:val="24"/>
          <w:szCs w:val="24"/>
        </w:rPr>
        <w:t>项目以解决这一问题</w:t>
      </w:r>
      <w:r w:rsidR="00051E0E" w:rsidRPr="0048256F">
        <w:rPr>
          <w:rFonts w:eastAsia="楷体" w:hint="eastAsia"/>
          <w:sz w:val="24"/>
          <w:szCs w:val="24"/>
        </w:rPr>
        <w:t>，</w:t>
      </w:r>
      <w:r w:rsidR="00AF3757" w:rsidRPr="0048256F">
        <w:rPr>
          <w:rFonts w:eastAsia="楷体" w:hint="eastAsia"/>
          <w:sz w:val="24"/>
          <w:szCs w:val="24"/>
        </w:rPr>
        <w:t>同时申请人也</w:t>
      </w:r>
      <w:r w:rsidR="00051E0E" w:rsidRPr="0048256F">
        <w:rPr>
          <w:rFonts w:eastAsia="楷体" w:hint="eastAsia"/>
          <w:sz w:val="24"/>
          <w:szCs w:val="24"/>
        </w:rPr>
        <w:t>恳请尊敬的评审专家</w:t>
      </w:r>
      <w:r w:rsidRPr="0048256F">
        <w:rPr>
          <w:rFonts w:eastAsia="楷体" w:hint="eastAsia"/>
          <w:sz w:val="24"/>
          <w:szCs w:val="24"/>
        </w:rPr>
        <w:t>和基金委领导</w:t>
      </w:r>
      <w:r w:rsidR="00051E0E" w:rsidRPr="0048256F">
        <w:rPr>
          <w:rFonts w:eastAsia="楷体" w:hint="eastAsia"/>
          <w:sz w:val="24"/>
          <w:szCs w:val="24"/>
        </w:rPr>
        <w:t>予以必要的支持</w:t>
      </w:r>
      <w:r w:rsidRPr="0048256F">
        <w:rPr>
          <w:rFonts w:eastAsia="楷体"/>
          <w:sz w:val="24"/>
          <w:szCs w:val="24"/>
        </w:rPr>
        <w:t>。</w:t>
      </w:r>
    </w:p>
    <w:p w14:paraId="6ED52090" w14:textId="77777777" w:rsidR="00193F7B" w:rsidRPr="0048256F" w:rsidRDefault="00193F7B">
      <w:pPr>
        <w:snapToGrid w:val="0"/>
        <w:spacing w:line="440" w:lineRule="exact"/>
        <w:ind w:firstLineChars="196" w:firstLine="470"/>
        <w:rPr>
          <w:rFonts w:asciiTheme="minorEastAsia" w:eastAsiaTheme="minorEastAsia" w:hAnsiTheme="minorEastAsia"/>
          <w:sz w:val="24"/>
          <w:szCs w:val="24"/>
        </w:rPr>
      </w:pPr>
    </w:p>
    <w:p w14:paraId="014F1918" w14:textId="77777777" w:rsidR="00193F7B" w:rsidRPr="0048256F" w:rsidRDefault="00BF4E65">
      <w:pPr>
        <w:snapToGrid w:val="0"/>
        <w:spacing w:line="440" w:lineRule="exact"/>
        <w:ind w:firstLine="570"/>
        <w:rPr>
          <w:rFonts w:ascii="楷体" w:eastAsia="楷体" w:hAnsi="楷体" w:cs="楷体_GB2312"/>
          <w:color w:val="0070C0"/>
          <w:sz w:val="28"/>
          <w:szCs w:val="28"/>
        </w:rPr>
      </w:pPr>
      <w:r w:rsidRPr="0048256F">
        <w:rPr>
          <w:rFonts w:ascii="楷体" w:eastAsia="楷体" w:hAnsi="楷体"/>
          <w:color w:val="0070C0"/>
          <w:sz w:val="28"/>
          <w:szCs w:val="28"/>
        </w:rPr>
        <w:t>3</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正在承担的与本项目相关的科研项目情况</w:t>
      </w:r>
      <w:r w:rsidRPr="0048256F">
        <w:rPr>
          <w:rFonts w:ascii="楷体" w:eastAsia="楷体" w:hAnsi="楷体" w:cs="楷体_GB2312" w:hint="eastAsia"/>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52826D08" w14:textId="77777777" w:rsidR="00193F7B" w:rsidRPr="0048256F" w:rsidRDefault="00BF4E65" w:rsidP="004A0E55">
      <w:pPr>
        <w:adjustRightInd w:val="0"/>
        <w:snapToGrid w:val="0"/>
        <w:spacing w:line="440" w:lineRule="exact"/>
        <w:ind w:firstLineChars="196" w:firstLine="470"/>
        <w:rPr>
          <w:rFonts w:eastAsia="楷体"/>
          <w:sz w:val="24"/>
          <w:szCs w:val="24"/>
        </w:rPr>
      </w:pPr>
      <w:r w:rsidRPr="0048256F">
        <w:rPr>
          <w:rFonts w:eastAsia="楷体" w:hint="eastAsia"/>
          <w:sz w:val="24"/>
          <w:szCs w:val="24"/>
        </w:rPr>
        <w:t>无</w:t>
      </w:r>
    </w:p>
    <w:p w14:paraId="709DB867" w14:textId="77777777" w:rsidR="00193F7B" w:rsidRPr="0048256F" w:rsidRDefault="00193F7B">
      <w:pPr>
        <w:snapToGrid w:val="0"/>
        <w:spacing w:line="440" w:lineRule="exact"/>
        <w:ind w:firstLineChars="196" w:firstLine="470"/>
        <w:rPr>
          <w:rFonts w:asciiTheme="minorEastAsia" w:eastAsiaTheme="minorEastAsia" w:hAnsiTheme="minorEastAsia"/>
          <w:sz w:val="24"/>
          <w:szCs w:val="24"/>
        </w:rPr>
      </w:pPr>
    </w:p>
    <w:p w14:paraId="6DB82D51" w14:textId="77777777" w:rsidR="00193F7B" w:rsidRPr="0048256F" w:rsidRDefault="00BF4E65" w:rsidP="00784875">
      <w:pPr>
        <w:adjustRightInd w:val="0"/>
        <w:snapToGrid w:val="0"/>
        <w:spacing w:line="440" w:lineRule="exact"/>
        <w:ind w:firstLine="573"/>
        <w:rPr>
          <w:rFonts w:ascii="楷体" w:eastAsia="楷体" w:hAnsi="楷体" w:cs="楷体_GB2312"/>
          <w:color w:val="0070C0"/>
          <w:sz w:val="28"/>
          <w:szCs w:val="28"/>
        </w:rPr>
      </w:pPr>
      <w:r w:rsidRPr="0048256F">
        <w:rPr>
          <w:rFonts w:ascii="楷体" w:eastAsia="楷体" w:hAnsi="楷体"/>
          <w:color w:val="0070C0"/>
          <w:sz w:val="28"/>
          <w:szCs w:val="28"/>
        </w:rPr>
        <w:t>4</w:t>
      </w:r>
      <w:r w:rsidRPr="0048256F">
        <w:rPr>
          <w:rFonts w:ascii="楷体" w:eastAsia="楷体" w:hAnsi="楷体" w:cs="楷体_GB2312" w:hint="eastAsia"/>
          <w:color w:val="0070C0"/>
          <w:sz w:val="28"/>
          <w:szCs w:val="28"/>
        </w:rPr>
        <w:t>．</w:t>
      </w:r>
      <w:r w:rsidRPr="0048256F">
        <w:rPr>
          <w:rFonts w:ascii="楷体" w:eastAsia="楷体" w:hAnsi="楷体" w:cs="楷体_GB2312" w:hint="eastAsia"/>
          <w:b/>
          <w:bCs/>
          <w:color w:val="0070C0"/>
          <w:sz w:val="28"/>
          <w:szCs w:val="28"/>
        </w:rPr>
        <w:t>完成国家自然科学基金项目情况</w:t>
      </w:r>
      <w:r w:rsidRPr="0048256F">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sidRPr="0048256F">
        <w:rPr>
          <w:rFonts w:ascii="楷体" w:eastAsia="楷体" w:hAnsi="楷体"/>
          <w:color w:val="0070C0"/>
          <w:sz w:val="28"/>
          <w:szCs w:val="28"/>
        </w:rPr>
        <w:t>500</w:t>
      </w:r>
      <w:r w:rsidRPr="0048256F">
        <w:rPr>
          <w:rFonts w:ascii="楷体" w:eastAsia="楷体" w:hAnsi="楷体" w:cs="楷体_GB2312" w:hint="eastAsia"/>
          <w:color w:val="0070C0"/>
          <w:sz w:val="28"/>
          <w:szCs w:val="28"/>
        </w:rPr>
        <w:t>字）和相关成果详细目录）。</w:t>
      </w:r>
    </w:p>
    <w:p w14:paraId="607AFC2A" w14:textId="15F23E7E" w:rsidR="00193F7B" w:rsidRPr="0048256F" w:rsidRDefault="00BF4E65" w:rsidP="00784875">
      <w:pPr>
        <w:adjustRightInd w:val="0"/>
        <w:snapToGrid w:val="0"/>
        <w:spacing w:line="440" w:lineRule="exact"/>
        <w:ind w:firstLineChars="200" w:firstLine="480"/>
        <w:rPr>
          <w:rFonts w:eastAsia="楷体"/>
          <w:sz w:val="24"/>
          <w:szCs w:val="24"/>
        </w:rPr>
      </w:pPr>
      <w:r w:rsidRPr="0048256F">
        <w:rPr>
          <w:rFonts w:eastAsia="楷体"/>
          <w:sz w:val="24"/>
          <w:szCs w:val="24"/>
        </w:rPr>
        <w:t>申请人主持的</w:t>
      </w:r>
      <w:r w:rsidRPr="0048256F">
        <w:rPr>
          <w:rFonts w:eastAsia="楷体" w:hint="eastAsia"/>
          <w:sz w:val="24"/>
          <w:szCs w:val="24"/>
        </w:rPr>
        <w:t>国家自然科学基金</w:t>
      </w:r>
      <w:r w:rsidRPr="0048256F">
        <w:rPr>
          <w:rFonts w:eastAsia="楷体" w:hint="eastAsia"/>
          <w:sz w:val="24"/>
          <w:szCs w:val="24"/>
        </w:rPr>
        <w:t>-</w:t>
      </w:r>
      <w:r w:rsidR="00F91B3B" w:rsidRPr="0048256F">
        <w:rPr>
          <w:rFonts w:eastAsia="楷体" w:hint="eastAsia"/>
          <w:sz w:val="24"/>
          <w:szCs w:val="24"/>
        </w:rPr>
        <w:t>面</w:t>
      </w:r>
      <w:r w:rsidR="00F91B3B" w:rsidRPr="0048256F">
        <w:rPr>
          <w:rFonts w:eastAsia="楷体"/>
          <w:sz w:val="24"/>
          <w:szCs w:val="24"/>
        </w:rPr>
        <w:t>上</w:t>
      </w:r>
      <w:r w:rsidRPr="0048256F">
        <w:rPr>
          <w:rFonts w:eastAsia="楷体"/>
          <w:sz w:val="24"/>
          <w:szCs w:val="24"/>
        </w:rPr>
        <w:t>项目《</w:t>
      </w:r>
      <w:r w:rsidR="00F91B3B" w:rsidRPr="0048256F">
        <w:rPr>
          <w:rFonts w:eastAsia="楷体"/>
          <w:sz w:val="24"/>
          <w:szCs w:val="24"/>
        </w:rPr>
        <w:t>不含金属和辅因子的氧化酶和加氧酶催化反应机理的理论研究</w:t>
      </w:r>
      <w:r w:rsidRPr="0048256F">
        <w:rPr>
          <w:rFonts w:eastAsia="楷体"/>
          <w:sz w:val="24"/>
          <w:szCs w:val="24"/>
        </w:rPr>
        <w:t>》（</w:t>
      </w:r>
      <w:r w:rsidR="007816EB" w:rsidRPr="0048256F">
        <w:rPr>
          <w:rFonts w:eastAsia="楷体" w:hint="eastAsia"/>
          <w:sz w:val="24"/>
          <w:szCs w:val="24"/>
        </w:rPr>
        <w:t>批准</w:t>
      </w:r>
      <w:r w:rsidRPr="0048256F">
        <w:rPr>
          <w:rFonts w:eastAsia="楷体"/>
          <w:sz w:val="24"/>
          <w:szCs w:val="24"/>
        </w:rPr>
        <w:t>号：</w:t>
      </w:r>
      <w:r w:rsidR="00F91B3B" w:rsidRPr="0048256F">
        <w:rPr>
          <w:rFonts w:eastAsia="楷体"/>
          <w:sz w:val="24"/>
          <w:szCs w:val="24"/>
        </w:rPr>
        <w:t>21773214</w:t>
      </w:r>
      <w:r w:rsidRPr="0048256F">
        <w:rPr>
          <w:rFonts w:eastAsia="楷体"/>
          <w:sz w:val="24"/>
          <w:szCs w:val="24"/>
        </w:rPr>
        <w:t>）已于</w:t>
      </w:r>
      <w:r w:rsidRPr="0048256F">
        <w:rPr>
          <w:rFonts w:eastAsia="楷体"/>
          <w:sz w:val="24"/>
          <w:szCs w:val="24"/>
        </w:rPr>
        <w:t>20</w:t>
      </w:r>
      <w:r w:rsidR="00F91B3B" w:rsidRPr="0048256F">
        <w:rPr>
          <w:rFonts w:eastAsia="楷体"/>
          <w:sz w:val="24"/>
          <w:szCs w:val="24"/>
        </w:rPr>
        <w:t>2</w:t>
      </w:r>
      <w:r w:rsidR="007816EB" w:rsidRPr="0048256F">
        <w:rPr>
          <w:rFonts w:eastAsia="楷体"/>
          <w:sz w:val="24"/>
          <w:szCs w:val="24"/>
        </w:rPr>
        <w:t>1</w:t>
      </w:r>
      <w:r w:rsidRPr="0048256F">
        <w:rPr>
          <w:rFonts w:eastAsia="楷体"/>
          <w:sz w:val="24"/>
          <w:szCs w:val="24"/>
        </w:rPr>
        <w:t>年</w:t>
      </w:r>
      <w:r w:rsidR="007816EB" w:rsidRPr="0048256F">
        <w:rPr>
          <w:rFonts w:eastAsia="楷体" w:hint="eastAsia"/>
          <w:sz w:val="24"/>
          <w:szCs w:val="24"/>
        </w:rPr>
        <w:t>1</w:t>
      </w:r>
      <w:r w:rsidR="00F91B3B" w:rsidRPr="0048256F">
        <w:rPr>
          <w:rFonts w:eastAsia="楷体"/>
          <w:sz w:val="24"/>
          <w:szCs w:val="24"/>
        </w:rPr>
        <w:t>2</w:t>
      </w:r>
      <w:r w:rsidRPr="0048256F">
        <w:rPr>
          <w:rFonts w:eastAsia="楷体"/>
          <w:sz w:val="24"/>
          <w:szCs w:val="24"/>
        </w:rPr>
        <w:t>月</w:t>
      </w:r>
      <w:r w:rsidR="007816EB" w:rsidRPr="0048256F">
        <w:rPr>
          <w:rFonts w:eastAsia="楷体" w:hint="eastAsia"/>
          <w:sz w:val="24"/>
          <w:szCs w:val="24"/>
        </w:rPr>
        <w:t>资助期满</w:t>
      </w:r>
      <w:r w:rsidRPr="0048256F">
        <w:rPr>
          <w:rFonts w:eastAsia="楷体"/>
          <w:sz w:val="24"/>
          <w:szCs w:val="24"/>
        </w:rPr>
        <w:t>，</w:t>
      </w:r>
      <w:r w:rsidR="007816EB" w:rsidRPr="0048256F">
        <w:rPr>
          <w:rFonts w:eastAsia="楷体" w:hint="eastAsia"/>
          <w:sz w:val="24"/>
          <w:szCs w:val="24"/>
        </w:rPr>
        <w:t>本课题组按计划已经完成了共计三类不含金属和辅因子</w:t>
      </w:r>
      <w:r w:rsidR="007816EB" w:rsidRPr="0048256F">
        <w:rPr>
          <w:rFonts w:eastAsia="楷体"/>
          <w:sz w:val="24"/>
          <w:szCs w:val="24"/>
        </w:rPr>
        <w:t>的氧化酶（尿酸酶，</w:t>
      </w:r>
      <w:r w:rsidR="007816EB" w:rsidRPr="0048256F">
        <w:rPr>
          <w:rFonts w:eastAsia="楷体"/>
          <w:sz w:val="24"/>
          <w:szCs w:val="24"/>
        </w:rPr>
        <w:t>Uricase</w:t>
      </w:r>
      <w:r w:rsidR="007816EB" w:rsidRPr="0048256F">
        <w:rPr>
          <w:rFonts w:eastAsia="楷体"/>
          <w:sz w:val="24"/>
          <w:szCs w:val="24"/>
        </w:rPr>
        <w:t>）、单加氧酶（</w:t>
      </w:r>
      <w:r w:rsidR="007816EB" w:rsidRPr="0048256F">
        <w:rPr>
          <w:rFonts w:eastAsia="楷体"/>
          <w:sz w:val="24"/>
          <w:szCs w:val="24"/>
        </w:rPr>
        <w:t>ActVA-Orf6</w:t>
      </w:r>
      <w:r w:rsidR="007816EB" w:rsidRPr="0048256F">
        <w:rPr>
          <w:rFonts w:eastAsia="楷体"/>
          <w:sz w:val="24"/>
          <w:szCs w:val="24"/>
        </w:rPr>
        <w:t>单加氧酶）、双加氧酶（</w:t>
      </w:r>
      <w:r w:rsidR="007816EB" w:rsidRPr="0048256F">
        <w:rPr>
          <w:rFonts w:eastAsia="楷体"/>
          <w:sz w:val="24"/>
          <w:szCs w:val="24"/>
        </w:rPr>
        <w:t>1-H-3-</w:t>
      </w:r>
      <w:r w:rsidR="007816EB" w:rsidRPr="0048256F">
        <w:rPr>
          <w:rFonts w:eastAsia="楷体"/>
          <w:sz w:val="24"/>
          <w:szCs w:val="24"/>
        </w:rPr>
        <w:t>羟基</w:t>
      </w:r>
      <w:r w:rsidR="007816EB" w:rsidRPr="0048256F">
        <w:rPr>
          <w:rFonts w:eastAsia="楷体"/>
          <w:sz w:val="24"/>
          <w:szCs w:val="24"/>
        </w:rPr>
        <w:t>-4-</w:t>
      </w:r>
      <w:r w:rsidR="007816EB" w:rsidRPr="0048256F">
        <w:rPr>
          <w:rFonts w:eastAsia="楷体"/>
          <w:sz w:val="24"/>
          <w:szCs w:val="24"/>
        </w:rPr>
        <w:t>氧代</w:t>
      </w:r>
      <w:proofErr w:type="gramStart"/>
      <w:r w:rsidR="007816EB" w:rsidRPr="0048256F">
        <w:rPr>
          <w:rFonts w:eastAsia="楷体"/>
          <w:sz w:val="24"/>
          <w:szCs w:val="24"/>
        </w:rPr>
        <w:t>喹</w:t>
      </w:r>
      <w:proofErr w:type="gramEnd"/>
      <w:r w:rsidR="007816EB" w:rsidRPr="0048256F">
        <w:rPr>
          <w:rFonts w:eastAsia="楷体"/>
          <w:sz w:val="24"/>
          <w:szCs w:val="24"/>
        </w:rPr>
        <w:t>那</w:t>
      </w:r>
      <w:proofErr w:type="gramStart"/>
      <w:r w:rsidR="007816EB" w:rsidRPr="0048256F">
        <w:rPr>
          <w:rFonts w:eastAsia="楷体"/>
          <w:sz w:val="24"/>
          <w:szCs w:val="24"/>
        </w:rPr>
        <w:t>啶</w:t>
      </w:r>
      <w:proofErr w:type="gramEnd"/>
      <w:r w:rsidR="007816EB" w:rsidRPr="0048256F">
        <w:rPr>
          <w:rFonts w:eastAsia="楷体"/>
          <w:sz w:val="24"/>
          <w:szCs w:val="24"/>
        </w:rPr>
        <w:t>-2,4-</w:t>
      </w:r>
      <w:r w:rsidR="007816EB" w:rsidRPr="0048256F">
        <w:rPr>
          <w:rFonts w:eastAsia="楷体"/>
          <w:sz w:val="24"/>
          <w:szCs w:val="24"/>
        </w:rPr>
        <w:t>双加氧酶）催化反应的详细机制</w:t>
      </w:r>
      <w:r w:rsidR="007816EB" w:rsidRPr="0048256F">
        <w:rPr>
          <w:rFonts w:eastAsia="楷体" w:hint="eastAsia"/>
          <w:sz w:val="24"/>
          <w:szCs w:val="24"/>
        </w:rPr>
        <w:t>的理论研究</w:t>
      </w:r>
      <w:r w:rsidR="00CD6885" w:rsidRPr="0048256F">
        <w:rPr>
          <w:rFonts w:eastAsia="楷体" w:hint="eastAsia"/>
          <w:sz w:val="24"/>
          <w:szCs w:val="24"/>
        </w:rPr>
        <w:t>。</w:t>
      </w:r>
      <w:r w:rsidR="007816EB" w:rsidRPr="0048256F">
        <w:rPr>
          <w:rFonts w:eastAsia="楷体" w:hint="eastAsia"/>
          <w:sz w:val="24"/>
          <w:szCs w:val="24"/>
        </w:rPr>
        <w:t>在</w:t>
      </w:r>
      <w:r w:rsidR="00CD6885" w:rsidRPr="0048256F">
        <w:rPr>
          <w:rFonts w:eastAsia="楷体" w:hint="eastAsia"/>
          <w:sz w:val="24"/>
          <w:szCs w:val="24"/>
        </w:rPr>
        <w:t>该</w:t>
      </w:r>
      <w:r w:rsidR="007816EB" w:rsidRPr="0048256F">
        <w:rPr>
          <w:rFonts w:eastAsia="楷体" w:hint="eastAsia"/>
          <w:sz w:val="24"/>
          <w:szCs w:val="24"/>
        </w:rPr>
        <w:t>项目申报</w:t>
      </w:r>
      <w:r w:rsidR="00CD6885" w:rsidRPr="0048256F">
        <w:rPr>
          <w:rFonts w:eastAsia="楷体" w:hint="eastAsia"/>
          <w:sz w:val="24"/>
          <w:szCs w:val="24"/>
        </w:rPr>
        <w:t>过程</w:t>
      </w:r>
      <w:r w:rsidR="007816EB" w:rsidRPr="0048256F">
        <w:rPr>
          <w:rFonts w:eastAsia="楷体" w:hint="eastAsia"/>
          <w:sz w:val="24"/>
          <w:szCs w:val="24"/>
        </w:rPr>
        <w:t>中</w:t>
      </w:r>
      <w:r w:rsidR="00CD6885" w:rsidRPr="0048256F">
        <w:rPr>
          <w:rFonts w:eastAsia="楷体" w:hint="eastAsia"/>
          <w:sz w:val="24"/>
          <w:szCs w:val="24"/>
        </w:rPr>
        <w:t>，</w:t>
      </w:r>
      <w:r w:rsidR="00EB41E4" w:rsidRPr="0048256F">
        <w:rPr>
          <w:rFonts w:eastAsia="楷体" w:hint="eastAsia"/>
          <w:sz w:val="24"/>
          <w:szCs w:val="24"/>
        </w:rPr>
        <w:t>本课题组</w:t>
      </w:r>
      <w:r w:rsidR="007816EB" w:rsidRPr="0048256F">
        <w:rPr>
          <w:rFonts w:eastAsia="楷体" w:hint="eastAsia"/>
          <w:sz w:val="24"/>
          <w:szCs w:val="24"/>
        </w:rPr>
        <w:t>已经发表</w:t>
      </w:r>
      <w:r w:rsidR="007816EB" w:rsidRPr="0048256F">
        <w:rPr>
          <w:rFonts w:eastAsia="楷体" w:hint="eastAsia"/>
          <w:sz w:val="24"/>
          <w:szCs w:val="24"/>
        </w:rPr>
        <w:t>1</w:t>
      </w:r>
      <w:r w:rsidR="007816EB" w:rsidRPr="0048256F">
        <w:rPr>
          <w:rFonts w:eastAsia="楷体" w:hint="eastAsia"/>
          <w:sz w:val="24"/>
          <w:szCs w:val="24"/>
        </w:rPr>
        <w:t>篇</w:t>
      </w:r>
      <w:r w:rsidR="00CD6885" w:rsidRPr="0048256F">
        <w:rPr>
          <w:rFonts w:eastAsia="楷体" w:hint="eastAsia"/>
          <w:sz w:val="24"/>
          <w:szCs w:val="24"/>
        </w:rPr>
        <w:t>尿酸酶催化反应机制研究的</w:t>
      </w:r>
      <w:r w:rsidR="007816EB" w:rsidRPr="0048256F">
        <w:rPr>
          <w:rFonts w:eastAsia="楷体" w:hint="eastAsia"/>
          <w:sz w:val="24"/>
          <w:szCs w:val="24"/>
        </w:rPr>
        <w:t>论文（</w:t>
      </w:r>
      <w:r w:rsidR="007816EB" w:rsidRPr="0048256F">
        <w:rPr>
          <w:rFonts w:eastAsia="楷体"/>
          <w:i/>
          <w:iCs/>
          <w:sz w:val="24"/>
          <w:szCs w:val="24"/>
        </w:rPr>
        <w:t>ACS Catal.</w:t>
      </w:r>
      <w:r w:rsidR="007816EB" w:rsidRPr="0048256F">
        <w:rPr>
          <w:rFonts w:eastAsia="楷体"/>
          <w:sz w:val="24"/>
          <w:szCs w:val="24"/>
        </w:rPr>
        <w:t xml:space="preserve"> </w:t>
      </w:r>
      <w:r w:rsidR="007816EB" w:rsidRPr="0048256F">
        <w:rPr>
          <w:rFonts w:eastAsia="楷体"/>
          <w:b/>
          <w:bCs/>
          <w:sz w:val="24"/>
          <w:szCs w:val="24"/>
        </w:rPr>
        <w:t>2017</w:t>
      </w:r>
      <w:r w:rsidR="007816EB" w:rsidRPr="0048256F">
        <w:rPr>
          <w:rFonts w:eastAsia="楷体"/>
          <w:sz w:val="24"/>
          <w:szCs w:val="24"/>
        </w:rPr>
        <w:t xml:space="preserve">, </w:t>
      </w:r>
      <w:r w:rsidR="007816EB" w:rsidRPr="0048256F">
        <w:rPr>
          <w:rFonts w:eastAsia="楷体"/>
          <w:i/>
          <w:iCs/>
          <w:sz w:val="24"/>
          <w:szCs w:val="24"/>
        </w:rPr>
        <w:t>7</w:t>
      </w:r>
      <w:r w:rsidR="007816EB" w:rsidRPr="0048256F">
        <w:rPr>
          <w:rFonts w:eastAsia="楷体"/>
          <w:sz w:val="24"/>
          <w:szCs w:val="24"/>
        </w:rPr>
        <w:t>, 4623−4636</w:t>
      </w:r>
      <w:r w:rsidR="007816EB" w:rsidRPr="0048256F">
        <w:rPr>
          <w:rFonts w:eastAsia="楷体" w:hint="eastAsia"/>
          <w:sz w:val="24"/>
          <w:szCs w:val="24"/>
        </w:rPr>
        <w:t>）</w:t>
      </w:r>
      <w:r w:rsidR="001A3621" w:rsidRPr="0048256F">
        <w:rPr>
          <w:rFonts w:eastAsia="楷体" w:hint="eastAsia"/>
          <w:sz w:val="24"/>
          <w:szCs w:val="24"/>
        </w:rPr>
        <w:t>，另有多篇酶催化相关论文正在投稿状态</w:t>
      </w:r>
      <w:r w:rsidR="00CD6885" w:rsidRPr="0048256F">
        <w:rPr>
          <w:rFonts w:eastAsia="楷体" w:hint="eastAsia"/>
          <w:sz w:val="24"/>
          <w:szCs w:val="24"/>
        </w:rPr>
        <w:t>。随着</w:t>
      </w:r>
      <w:r w:rsidR="001A3621" w:rsidRPr="0048256F">
        <w:rPr>
          <w:rFonts w:eastAsia="楷体" w:hint="eastAsia"/>
          <w:sz w:val="24"/>
          <w:szCs w:val="24"/>
        </w:rPr>
        <w:t>在</w:t>
      </w:r>
      <w:r w:rsidR="00CD6885" w:rsidRPr="0048256F">
        <w:rPr>
          <w:rFonts w:eastAsia="楷体" w:hint="eastAsia"/>
          <w:sz w:val="24"/>
          <w:szCs w:val="24"/>
        </w:rPr>
        <w:t>这些酶催化反应中证明</w:t>
      </w:r>
      <w:r w:rsidR="00CD6885" w:rsidRPr="0048256F">
        <w:rPr>
          <w:rFonts w:eastAsia="楷体" w:hint="eastAsia"/>
          <w:sz w:val="24"/>
          <w:szCs w:val="24"/>
        </w:rPr>
        <w:t>P</w:t>
      </w:r>
      <w:r w:rsidR="00CD6885" w:rsidRPr="0048256F">
        <w:rPr>
          <w:rFonts w:eastAsia="楷体"/>
          <w:sz w:val="24"/>
          <w:szCs w:val="24"/>
        </w:rPr>
        <w:t>CET</w:t>
      </w:r>
      <w:r w:rsidR="00CD6885" w:rsidRPr="0048256F">
        <w:rPr>
          <w:rFonts w:eastAsia="楷体" w:hint="eastAsia"/>
          <w:sz w:val="24"/>
          <w:szCs w:val="24"/>
        </w:rPr>
        <w:t>过程和寻找开壳单重态过渡态等关键技术的突破，我们</w:t>
      </w:r>
      <w:r w:rsidR="00D74FDD" w:rsidRPr="0048256F">
        <w:rPr>
          <w:rFonts w:eastAsia="楷体" w:hint="eastAsia"/>
          <w:sz w:val="24"/>
          <w:szCs w:val="24"/>
        </w:rPr>
        <w:t>最近</w:t>
      </w:r>
      <w:r w:rsidR="00CD6885" w:rsidRPr="0048256F">
        <w:rPr>
          <w:rFonts w:eastAsia="楷体" w:hint="eastAsia"/>
          <w:sz w:val="24"/>
          <w:szCs w:val="24"/>
        </w:rPr>
        <w:t>不管是在酶催化还是有机催化方面都取得了一些工作近展</w:t>
      </w:r>
      <w:r w:rsidR="001A3621" w:rsidRPr="0048256F">
        <w:rPr>
          <w:rFonts w:eastAsia="楷体" w:hint="eastAsia"/>
          <w:sz w:val="24"/>
          <w:szCs w:val="24"/>
        </w:rPr>
        <w:t>，详见已接受和发表文章目录。</w:t>
      </w:r>
      <w:r w:rsidR="00CD6885" w:rsidRPr="0048256F">
        <w:rPr>
          <w:rFonts w:eastAsia="楷体" w:hint="eastAsia"/>
          <w:sz w:val="24"/>
          <w:szCs w:val="24"/>
        </w:rPr>
        <w:t>需要注意的是，</w:t>
      </w:r>
      <w:r w:rsidR="007816EB" w:rsidRPr="0048256F">
        <w:rPr>
          <w:rFonts w:eastAsia="楷体" w:hint="eastAsia"/>
          <w:sz w:val="24"/>
          <w:szCs w:val="24"/>
        </w:rPr>
        <w:t>该项目是酶催化反应的理论研究，与当前所申报</w:t>
      </w:r>
      <w:r w:rsidR="001A3621" w:rsidRPr="0048256F">
        <w:rPr>
          <w:rFonts w:eastAsia="楷体" w:hint="eastAsia"/>
          <w:sz w:val="24"/>
          <w:szCs w:val="24"/>
        </w:rPr>
        <w:t>项目</w:t>
      </w:r>
      <w:r w:rsidR="007816EB" w:rsidRPr="0048256F">
        <w:rPr>
          <w:rFonts w:eastAsia="楷体" w:hint="eastAsia"/>
          <w:sz w:val="24"/>
          <w:szCs w:val="24"/>
        </w:rPr>
        <w:t>的</w:t>
      </w:r>
      <w:r w:rsidR="00CD6885" w:rsidRPr="0048256F">
        <w:rPr>
          <w:rFonts w:eastAsia="楷体" w:hint="eastAsia"/>
          <w:sz w:val="24"/>
          <w:szCs w:val="24"/>
        </w:rPr>
        <w:t>N</w:t>
      </w:r>
      <w:r w:rsidR="00CD6885" w:rsidRPr="0048256F">
        <w:rPr>
          <w:rFonts w:eastAsia="楷体"/>
          <w:sz w:val="24"/>
          <w:szCs w:val="24"/>
        </w:rPr>
        <w:t>HC</w:t>
      </w:r>
      <w:r w:rsidR="00CD6885" w:rsidRPr="0048256F">
        <w:rPr>
          <w:rFonts w:eastAsia="楷体" w:hint="eastAsia"/>
          <w:sz w:val="24"/>
          <w:szCs w:val="24"/>
        </w:rPr>
        <w:t>催化</w:t>
      </w:r>
      <w:r w:rsidR="007816EB" w:rsidRPr="0048256F">
        <w:rPr>
          <w:rFonts w:eastAsia="楷体" w:hint="eastAsia"/>
          <w:sz w:val="24"/>
          <w:szCs w:val="24"/>
        </w:rPr>
        <w:t>反应机制的研究方法</w:t>
      </w:r>
      <w:r w:rsidR="001A3621" w:rsidRPr="0048256F">
        <w:rPr>
          <w:rFonts w:eastAsia="楷体" w:hint="eastAsia"/>
          <w:sz w:val="24"/>
          <w:szCs w:val="24"/>
        </w:rPr>
        <w:t>、</w:t>
      </w:r>
      <w:r w:rsidR="007816EB" w:rsidRPr="0048256F">
        <w:rPr>
          <w:rFonts w:eastAsia="楷体" w:hint="eastAsia"/>
          <w:sz w:val="24"/>
          <w:szCs w:val="24"/>
        </w:rPr>
        <w:t>反应类型</w:t>
      </w:r>
      <w:r w:rsidR="001A3621" w:rsidRPr="0048256F">
        <w:rPr>
          <w:rFonts w:eastAsia="楷体" w:hint="eastAsia"/>
          <w:sz w:val="24"/>
          <w:szCs w:val="24"/>
        </w:rPr>
        <w:t>、拟解决的关键问题</w:t>
      </w:r>
      <w:r w:rsidR="007816EB" w:rsidRPr="0048256F">
        <w:rPr>
          <w:rFonts w:eastAsia="楷体" w:hint="eastAsia"/>
          <w:sz w:val="24"/>
          <w:szCs w:val="24"/>
        </w:rPr>
        <w:t>等等有显著的差异。</w:t>
      </w:r>
      <w:r w:rsidR="006C7699" w:rsidRPr="0048256F">
        <w:rPr>
          <w:rFonts w:eastAsia="楷体" w:hint="eastAsia"/>
          <w:sz w:val="24"/>
          <w:szCs w:val="24"/>
        </w:rPr>
        <w:t>该</w:t>
      </w:r>
      <w:r w:rsidRPr="0048256F">
        <w:rPr>
          <w:rFonts w:eastAsia="楷体"/>
          <w:sz w:val="24"/>
          <w:szCs w:val="24"/>
        </w:rPr>
        <w:t>项目的</w:t>
      </w:r>
      <w:r w:rsidR="007816EB" w:rsidRPr="0048256F">
        <w:rPr>
          <w:rFonts w:eastAsia="楷体" w:hint="eastAsia"/>
          <w:sz w:val="24"/>
          <w:szCs w:val="24"/>
        </w:rPr>
        <w:t>研究工作总结</w:t>
      </w:r>
      <w:r w:rsidRPr="0048256F">
        <w:rPr>
          <w:rFonts w:eastAsia="楷体"/>
          <w:sz w:val="24"/>
          <w:szCs w:val="24"/>
        </w:rPr>
        <w:t>摘要如下：</w:t>
      </w:r>
    </w:p>
    <w:p w14:paraId="6928C267" w14:textId="748491BE" w:rsidR="00193F7B" w:rsidRPr="0048256F" w:rsidRDefault="00F91B3B" w:rsidP="00784875">
      <w:pPr>
        <w:adjustRightInd w:val="0"/>
        <w:snapToGrid w:val="0"/>
        <w:spacing w:line="440" w:lineRule="exact"/>
        <w:ind w:firstLineChars="200" w:firstLine="480"/>
        <w:rPr>
          <w:rFonts w:eastAsia="楷体"/>
          <w:sz w:val="24"/>
          <w:szCs w:val="24"/>
        </w:rPr>
      </w:pPr>
      <w:r w:rsidRPr="0048256F">
        <w:rPr>
          <w:rFonts w:eastAsia="楷体" w:hint="eastAsia"/>
          <w:sz w:val="24"/>
          <w:szCs w:val="24"/>
        </w:rPr>
        <w:t>本项目主要用</w:t>
      </w:r>
      <w:r w:rsidRPr="0048256F">
        <w:rPr>
          <w:rFonts w:eastAsia="楷体" w:hint="eastAsia"/>
          <w:sz w:val="24"/>
          <w:szCs w:val="24"/>
        </w:rPr>
        <w:t>QM/MM</w:t>
      </w:r>
      <w:r w:rsidRPr="0048256F">
        <w:rPr>
          <w:rFonts w:eastAsia="楷体" w:hint="eastAsia"/>
          <w:sz w:val="24"/>
          <w:szCs w:val="24"/>
        </w:rPr>
        <w:t>的计算方法对不含辅因子</w:t>
      </w:r>
      <w:r w:rsidR="007100DE" w:rsidRPr="0048256F">
        <w:rPr>
          <w:rFonts w:eastAsia="楷体" w:hint="eastAsia"/>
          <w:sz w:val="24"/>
          <w:szCs w:val="24"/>
        </w:rPr>
        <w:t>的</w:t>
      </w:r>
      <w:r w:rsidRPr="0048256F">
        <w:rPr>
          <w:rFonts w:eastAsia="楷体" w:hint="eastAsia"/>
          <w:sz w:val="24"/>
          <w:szCs w:val="24"/>
        </w:rPr>
        <w:t>氧化酶和加氧酶催化</w:t>
      </w:r>
      <w:r w:rsidR="00AA2DF9" w:rsidRPr="0048256F">
        <w:rPr>
          <w:rFonts w:eastAsia="楷体" w:hint="eastAsia"/>
          <w:sz w:val="24"/>
          <w:szCs w:val="24"/>
        </w:rPr>
        <w:t>氧化</w:t>
      </w:r>
      <w:r w:rsidRPr="0048256F">
        <w:rPr>
          <w:rFonts w:eastAsia="楷体" w:hint="eastAsia"/>
          <w:sz w:val="24"/>
          <w:szCs w:val="24"/>
        </w:rPr>
        <w:t>反应机制进行了理论研究。尿酸酶催化</w:t>
      </w:r>
      <w:r w:rsidR="002254BA" w:rsidRPr="0048256F">
        <w:rPr>
          <w:rFonts w:eastAsia="楷体" w:hint="eastAsia"/>
          <w:sz w:val="24"/>
          <w:szCs w:val="24"/>
        </w:rPr>
        <w:t>氧化</w:t>
      </w:r>
      <w:r w:rsidRPr="0048256F">
        <w:rPr>
          <w:rFonts w:eastAsia="楷体" w:hint="eastAsia"/>
          <w:sz w:val="24"/>
          <w:szCs w:val="24"/>
        </w:rPr>
        <w:t>反应机制：（</w:t>
      </w:r>
      <w:r w:rsidRPr="0048256F">
        <w:rPr>
          <w:rFonts w:eastAsia="楷体" w:hint="eastAsia"/>
          <w:sz w:val="24"/>
          <w:szCs w:val="24"/>
        </w:rPr>
        <w:t>1</w:t>
      </w:r>
      <w:r w:rsidRPr="0048256F">
        <w:rPr>
          <w:rFonts w:eastAsia="楷体" w:hint="eastAsia"/>
          <w:sz w:val="24"/>
          <w:szCs w:val="24"/>
        </w:rPr>
        <w:t>）通过一个</w:t>
      </w:r>
      <w:r w:rsidR="00E609BC" w:rsidRPr="0048256F">
        <w:rPr>
          <w:rFonts w:eastAsia="楷体" w:hint="eastAsia"/>
          <w:sz w:val="24"/>
          <w:szCs w:val="24"/>
        </w:rPr>
        <w:t>P</w:t>
      </w:r>
      <w:r w:rsidR="00E609BC" w:rsidRPr="0048256F">
        <w:rPr>
          <w:rFonts w:eastAsia="楷体"/>
          <w:sz w:val="24"/>
          <w:szCs w:val="24"/>
        </w:rPr>
        <w:t>CET</w:t>
      </w:r>
      <w:r w:rsidRPr="0048256F">
        <w:rPr>
          <w:rFonts w:eastAsia="楷体" w:hint="eastAsia"/>
          <w:sz w:val="24"/>
          <w:szCs w:val="24"/>
        </w:rPr>
        <w:t>过程，底物</w:t>
      </w:r>
      <w:r w:rsidRPr="0048256F">
        <w:rPr>
          <w:rFonts w:eastAsia="楷体" w:hint="eastAsia"/>
          <w:sz w:val="24"/>
          <w:szCs w:val="24"/>
        </w:rPr>
        <w:t>8-HX</w:t>
      </w:r>
      <w:r w:rsidRPr="0048256F">
        <w:rPr>
          <w:rFonts w:eastAsia="楷体" w:hint="eastAsia"/>
          <w:sz w:val="24"/>
          <w:szCs w:val="24"/>
        </w:rPr>
        <w:t>转化为阴离子自由基，这与以前推测的通过二价负离子</w:t>
      </w:r>
      <w:r w:rsidRPr="0048256F">
        <w:rPr>
          <w:rFonts w:eastAsia="楷体" w:hint="eastAsia"/>
          <w:sz w:val="24"/>
          <w:szCs w:val="24"/>
        </w:rPr>
        <w:t>UA</w:t>
      </w:r>
      <w:r w:rsidRPr="0048256F">
        <w:rPr>
          <w:rFonts w:eastAsia="楷体" w:hint="eastAsia"/>
          <w:sz w:val="24"/>
          <w:szCs w:val="24"/>
          <w:vertAlign w:val="superscript"/>
        </w:rPr>
        <w:t>2-</w:t>
      </w:r>
      <w:r w:rsidRPr="0048256F">
        <w:rPr>
          <w:rFonts w:eastAsia="楷体" w:hint="eastAsia"/>
          <w:sz w:val="24"/>
          <w:szCs w:val="24"/>
        </w:rPr>
        <w:t>进行</w:t>
      </w:r>
      <w:r w:rsidR="002254BA" w:rsidRPr="0048256F">
        <w:rPr>
          <w:rFonts w:eastAsia="楷体" w:hint="eastAsia"/>
          <w:sz w:val="24"/>
          <w:szCs w:val="24"/>
        </w:rPr>
        <w:t>单</w:t>
      </w:r>
      <w:r w:rsidRPr="0048256F">
        <w:rPr>
          <w:rFonts w:eastAsia="楷体" w:hint="eastAsia"/>
          <w:sz w:val="24"/>
          <w:szCs w:val="24"/>
        </w:rPr>
        <w:t>电子转移机理有明显的不同；（</w:t>
      </w:r>
      <w:r w:rsidRPr="0048256F">
        <w:rPr>
          <w:rFonts w:eastAsia="楷体" w:hint="eastAsia"/>
          <w:sz w:val="24"/>
          <w:szCs w:val="24"/>
        </w:rPr>
        <w:t>2</w:t>
      </w:r>
      <w:r w:rsidRPr="0048256F">
        <w:rPr>
          <w:rFonts w:eastAsia="楷体" w:hint="eastAsia"/>
          <w:sz w:val="24"/>
          <w:szCs w:val="24"/>
        </w:rPr>
        <w:t>）质子转移到</w:t>
      </w:r>
      <w:r w:rsidRPr="0048256F">
        <w:rPr>
          <w:rFonts w:eastAsia="楷体" w:hint="eastAsia"/>
          <w:sz w:val="24"/>
          <w:szCs w:val="24"/>
        </w:rPr>
        <w:t>O</w:t>
      </w:r>
      <w:r w:rsidRPr="0048256F">
        <w:rPr>
          <w:rFonts w:eastAsia="楷体" w:hint="eastAsia"/>
          <w:sz w:val="24"/>
          <w:szCs w:val="24"/>
          <w:vertAlign w:val="subscript"/>
        </w:rPr>
        <w:t>2</w:t>
      </w:r>
      <w:r w:rsidRPr="0048256F">
        <w:rPr>
          <w:rFonts w:eastAsia="楷体" w:hint="eastAsia"/>
          <w:sz w:val="24"/>
          <w:szCs w:val="24"/>
          <w:vertAlign w:val="superscript"/>
        </w:rPr>
        <w:t>-</w:t>
      </w:r>
      <w:r w:rsidRPr="0048256F">
        <w:rPr>
          <w:rFonts w:eastAsia="楷体" w:hint="eastAsia"/>
          <w:sz w:val="24"/>
          <w:szCs w:val="24"/>
        </w:rPr>
        <w:t>负离子自由基；（</w:t>
      </w:r>
      <w:r w:rsidRPr="0048256F">
        <w:rPr>
          <w:rFonts w:eastAsia="楷体" w:hint="eastAsia"/>
          <w:sz w:val="24"/>
          <w:szCs w:val="24"/>
        </w:rPr>
        <w:t>3</w:t>
      </w:r>
      <w:r w:rsidRPr="0048256F">
        <w:rPr>
          <w:rFonts w:eastAsia="楷体" w:hint="eastAsia"/>
          <w:sz w:val="24"/>
          <w:szCs w:val="24"/>
        </w:rPr>
        <w:t>）双自由基重新组合经过</w:t>
      </w:r>
      <w:r w:rsidRPr="0048256F">
        <w:rPr>
          <w:rFonts w:eastAsia="楷体" w:hint="eastAsia"/>
          <w:sz w:val="24"/>
          <w:szCs w:val="24"/>
        </w:rPr>
        <w:t>MECP</w:t>
      </w:r>
      <w:r w:rsidRPr="0048256F">
        <w:rPr>
          <w:rFonts w:eastAsia="楷体" w:hint="eastAsia"/>
          <w:sz w:val="24"/>
          <w:szCs w:val="24"/>
        </w:rPr>
        <w:t>形成过氧化物中间体。</w:t>
      </w:r>
      <w:r w:rsidRPr="0048256F">
        <w:rPr>
          <w:rFonts w:eastAsia="楷体"/>
          <w:sz w:val="24"/>
          <w:szCs w:val="24"/>
        </w:rPr>
        <w:t>1-H-3-</w:t>
      </w:r>
      <w:r w:rsidRPr="0048256F">
        <w:rPr>
          <w:rFonts w:eastAsia="楷体" w:hint="eastAsia"/>
          <w:sz w:val="24"/>
          <w:szCs w:val="24"/>
        </w:rPr>
        <w:t>羟基</w:t>
      </w:r>
      <w:r w:rsidRPr="0048256F">
        <w:rPr>
          <w:rFonts w:eastAsia="楷体"/>
          <w:sz w:val="24"/>
          <w:szCs w:val="24"/>
        </w:rPr>
        <w:t>-4-</w:t>
      </w:r>
      <w:r w:rsidRPr="0048256F">
        <w:rPr>
          <w:rFonts w:eastAsia="楷体" w:hint="eastAsia"/>
          <w:sz w:val="24"/>
          <w:szCs w:val="24"/>
        </w:rPr>
        <w:t>氧代</w:t>
      </w:r>
      <w:proofErr w:type="gramStart"/>
      <w:r w:rsidRPr="0048256F">
        <w:rPr>
          <w:rFonts w:eastAsia="楷体" w:hint="eastAsia"/>
          <w:sz w:val="24"/>
          <w:szCs w:val="24"/>
        </w:rPr>
        <w:t>喹</w:t>
      </w:r>
      <w:proofErr w:type="gramEnd"/>
      <w:r w:rsidRPr="0048256F">
        <w:rPr>
          <w:rFonts w:eastAsia="楷体" w:hint="eastAsia"/>
          <w:sz w:val="24"/>
          <w:szCs w:val="24"/>
        </w:rPr>
        <w:t>那</w:t>
      </w:r>
      <w:proofErr w:type="gramStart"/>
      <w:r w:rsidRPr="0048256F">
        <w:rPr>
          <w:rFonts w:eastAsia="楷体" w:hint="eastAsia"/>
          <w:sz w:val="24"/>
          <w:szCs w:val="24"/>
        </w:rPr>
        <w:t>啶</w:t>
      </w:r>
      <w:proofErr w:type="gramEnd"/>
      <w:r w:rsidRPr="0048256F">
        <w:rPr>
          <w:rFonts w:eastAsia="楷体"/>
          <w:sz w:val="24"/>
          <w:szCs w:val="24"/>
        </w:rPr>
        <w:t>-2,4-</w:t>
      </w:r>
      <w:r w:rsidRPr="0048256F">
        <w:rPr>
          <w:rFonts w:eastAsia="楷体" w:hint="eastAsia"/>
          <w:sz w:val="24"/>
          <w:szCs w:val="24"/>
        </w:rPr>
        <w:t>双加氧酶催化反应机制：（</w:t>
      </w:r>
      <w:r w:rsidRPr="0048256F">
        <w:rPr>
          <w:rFonts w:eastAsia="楷体"/>
          <w:sz w:val="24"/>
          <w:szCs w:val="24"/>
        </w:rPr>
        <w:t>1</w:t>
      </w:r>
      <w:r w:rsidRPr="0048256F">
        <w:rPr>
          <w:rFonts w:eastAsia="楷体" w:hint="eastAsia"/>
          <w:sz w:val="24"/>
          <w:szCs w:val="24"/>
        </w:rPr>
        <w:t>）底物</w:t>
      </w:r>
      <w:r w:rsidRPr="0048256F">
        <w:rPr>
          <w:rFonts w:eastAsia="楷体"/>
          <w:sz w:val="24"/>
          <w:szCs w:val="24"/>
        </w:rPr>
        <w:t>1-H-3-</w:t>
      </w:r>
      <w:r w:rsidRPr="0048256F">
        <w:rPr>
          <w:rFonts w:eastAsia="楷体" w:hint="eastAsia"/>
          <w:sz w:val="24"/>
          <w:szCs w:val="24"/>
        </w:rPr>
        <w:t>羟基</w:t>
      </w:r>
      <w:r w:rsidRPr="0048256F">
        <w:rPr>
          <w:rFonts w:eastAsia="楷体"/>
          <w:sz w:val="24"/>
          <w:szCs w:val="24"/>
        </w:rPr>
        <w:t>-4-</w:t>
      </w:r>
      <w:r w:rsidRPr="0048256F">
        <w:rPr>
          <w:rFonts w:eastAsia="楷体" w:hint="eastAsia"/>
          <w:sz w:val="24"/>
          <w:szCs w:val="24"/>
        </w:rPr>
        <w:t>氧代</w:t>
      </w:r>
      <w:proofErr w:type="gramStart"/>
      <w:r w:rsidRPr="0048256F">
        <w:rPr>
          <w:rFonts w:eastAsia="楷体" w:hint="eastAsia"/>
          <w:sz w:val="24"/>
          <w:szCs w:val="24"/>
        </w:rPr>
        <w:t>喹</w:t>
      </w:r>
      <w:proofErr w:type="gramEnd"/>
      <w:r w:rsidRPr="0048256F">
        <w:rPr>
          <w:rFonts w:eastAsia="楷体" w:hint="eastAsia"/>
          <w:sz w:val="24"/>
          <w:szCs w:val="24"/>
        </w:rPr>
        <w:t>那</w:t>
      </w:r>
      <w:proofErr w:type="gramStart"/>
      <w:r w:rsidRPr="0048256F">
        <w:rPr>
          <w:rFonts w:eastAsia="楷体" w:hint="eastAsia"/>
          <w:sz w:val="24"/>
          <w:szCs w:val="24"/>
        </w:rPr>
        <w:t>啶</w:t>
      </w:r>
      <w:proofErr w:type="gramEnd"/>
      <w:r w:rsidRPr="0048256F">
        <w:rPr>
          <w:rFonts w:eastAsia="楷体" w:hint="eastAsia"/>
          <w:sz w:val="24"/>
          <w:szCs w:val="24"/>
        </w:rPr>
        <w:t>（</w:t>
      </w:r>
      <w:r w:rsidRPr="0048256F">
        <w:rPr>
          <w:rFonts w:eastAsia="楷体"/>
          <w:sz w:val="24"/>
          <w:szCs w:val="24"/>
        </w:rPr>
        <w:t>QND</w:t>
      </w:r>
      <w:r w:rsidRPr="0048256F">
        <w:rPr>
          <w:rFonts w:eastAsia="楷体" w:hint="eastAsia"/>
          <w:sz w:val="24"/>
          <w:szCs w:val="24"/>
        </w:rPr>
        <w:t>）</w:t>
      </w:r>
      <w:r w:rsidR="002254BA" w:rsidRPr="0048256F">
        <w:rPr>
          <w:rFonts w:eastAsia="楷体" w:hint="eastAsia"/>
          <w:sz w:val="24"/>
          <w:szCs w:val="24"/>
        </w:rPr>
        <w:t>与氧气之间的</w:t>
      </w:r>
      <w:r w:rsidR="00E609BC" w:rsidRPr="0048256F">
        <w:rPr>
          <w:rFonts w:eastAsia="楷体" w:hint="eastAsia"/>
          <w:sz w:val="24"/>
          <w:szCs w:val="24"/>
        </w:rPr>
        <w:t>P</w:t>
      </w:r>
      <w:r w:rsidR="00E609BC" w:rsidRPr="0048256F">
        <w:rPr>
          <w:rFonts w:eastAsia="楷体"/>
          <w:sz w:val="24"/>
          <w:szCs w:val="24"/>
        </w:rPr>
        <w:t>CET</w:t>
      </w:r>
      <w:r w:rsidRPr="0048256F">
        <w:rPr>
          <w:rFonts w:eastAsia="楷体" w:hint="eastAsia"/>
          <w:sz w:val="24"/>
          <w:szCs w:val="24"/>
        </w:rPr>
        <w:t>形成双自由基；（</w:t>
      </w:r>
      <w:r w:rsidRPr="0048256F">
        <w:rPr>
          <w:rFonts w:eastAsia="楷体"/>
          <w:sz w:val="24"/>
          <w:szCs w:val="24"/>
        </w:rPr>
        <w:t>2</w:t>
      </w:r>
      <w:r w:rsidRPr="0048256F">
        <w:rPr>
          <w:rFonts w:eastAsia="楷体" w:hint="eastAsia"/>
          <w:sz w:val="24"/>
          <w:szCs w:val="24"/>
        </w:rPr>
        <w:t>）</w:t>
      </w:r>
      <w:r w:rsidRPr="0048256F">
        <w:rPr>
          <w:rFonts w:eastAsia="楷体"/>
          <w:sz w:val="24"/>
          <w:szCs w:val="24"/>
        </w:rPr>
        <w:t>OO</w:t>
      </w:r>
      <w:r w:rsidRPr="0048256F">
        <w:rPr>
          <w:rFonts w:eastAsia="楷体"/>
          <w:sz w:val="24"/>
          <w:szCs w:val="24"/>
          <w:vertAlign w:val="superscript"/>
        </w:rPr>
        <w:t>-</w:t>
      </w:r>
      <w:r w:rsidR="002254BA" w:rsidRPr="0048256F">
        <w:rPr>
          <w:rFonts w:eastAsia="楷体" w:hint="eastAsia"/>
          <w:sz w:val="24"/>
          <w:szCs w:val="24"/>
        </w:rPr>
        <w:t>与底物双</w:t>
      </w:r>
      <w:r w:rsidRPr="0048256F">
        <w:rPr>
          <w:rFonts w:eastAsia="楷体" w:hint="eastAsia"/>
          <w:sz w:val="24"/>
          <w:szCs w:val="24"/>
        </w:rPr>
        <w:t>自由基经由</w:t>
      </w:r>
      <w:r w:rsidR="00BC3196" w:rsidRPr="0048256F">
        <w:rPr>
          <w:rFonts w:eastAsia="楷体" w:hint="eastAsia"/>
          <w:sz w:val="24"/>
          <w:szCs w:val="24"/>
        </w:rPr>
        <w:t>开壳</w:t>
      </w:r>
      <w:r w:rsidRPr="0048256F">
        <w:rPr>
          <w:rFonts w:eastAsia="楷体" w:hint="eastAsia"/>
          <w:sz w:val="24"/>
          <w:szCs w:val="24"/>
        </w:rPr>
        <w:t>单重态过渡态偶联形成单重态</w:t>
      </w:r>
      <w:r w:rsidRPr="0048256F">
        <w:rPr>
          <w:rFonts w:eastAsia="楷体" w:hint="eastAsia"/>
          <w:sz w:val="24"/>
          <w:szCs w:val="24"/>
        </w:rPr>
        <w:lastRenderedPageBreak/>
        <w:t>过氧化物；（</w:t>
      </w:r>
      <w:r w:rsidRPr="0048256F">
        <w:rPr>
          <w:rFonts w:eastAsia="楷体"/>
          <w:sz w:val="24"/>
          <w:szCs w:val="24"/>
        </w:rPr>
        <w:t>3</w:t>
      </w:r>
      <w:r w:rsidRPr="0048256F">
        <w:rPr>
          <w:rFonts w:eastAsia="楷体" w:hint="eastAsia"/>
          <w:sz w:val="24"/>
          <w:szCs w:val="24"/>
        </w:rPr>
        <w:t>）闭环形成五元双环；（</w:t>
      </w:r>
      <w:r w:rsidRPr="0048256F">
        <w:rPr>
          <w:rFonts w:eastAsia="楷体"/>
          <w:sz w:val="24"/>
          <w:szCs w:val="24"/>
        </w:rPr>
        <w:t>4</w:t>
      </w:r>
      <w:r w:rsidRPr="0048256F">
        <w:rPr>
          <w:rFonts w:eastAsia="楷体" w:hint="eastAsia"/>
          <w:sz w:val="24"/>
          <w:szCs w:val="24"/>
        </w:rPr>
        <w:t>）一氧化碳解离</w:t>
      </w:r>
      <w:r w:rsidR="002254BA" w:rsidRPr="0048256F">
        <w:rPr>
          <w:rFonts w:eastAsia="楷体" w:hint="eastAsia"/>
          <w:sz w:val="24"/>
          <w:szCs w:val="24"/>
        </w:rPr>
        <w:t>，其</w:t>
      </w:r>
      <w:r w:rsidRPr="0048256F">
        <w:rPr>
          <w:rFonts w:eastAsia="楷体" w:hint="eastAsia"/>
          <w:sz w:val="24"/>
          <w:szCs w:val="24"/>
        </w:rPr>
        <w:t>能垒（</w:t>
      </w:r>
      <w:r w:rsidRPr="0048256F">
        <w:rPr>
          <w:rFonts w:eastAsia="楷体"/>
          <w:sz w:val="24"/>
          <w:szCs w:val="24"/>
        </w:rPr>
        <w:t>14.9kcal/mol</w:t>
      </w:r>
      <w:r w:rsidRPr="0048256F">
        <w:rPr>
          <w:rFonts w:eastAsia="楷体" w:hint="eastAsia"/>
          <w:sz w:val="24"/>
          <w:szCs w:val="24"/>
        </w:rPr>
        <w:t>）与实验估算能垒（</w:t>
      </w:r>
      <w:r w:rsidRPr="0048256F">
        <w:rPr>
          <w:rFonts w:eastAsia="楷体"/>
          <w:sz w:val="24"/>
          <w:szCs w:val="24"/>
        </w:rPr>
        <w:t>15.5kcal/mol</w:t>
      </w:r>
      <w:r w:rsidRPr="0048256F">
        <w:rPr>
          <w:rFonts w:eastAsia="楷体" w:hint="eastAsia"/>
          <w:sz w:val="24"/>
          <w:szCs w:val="24"/>
        </w:rPr>
        <w:t>）相近。</w:t>
      </w:r>
      <w:r w:rsidRPr="0048256F">
        <w:rPr>
          <w:rFonts w:eastAsia="楷体"/>
          <w:sz w:val="24"/>
          <w:szCs w:val="24"/>
        </w:rPr>
        <w:t>ActVA-Orf6</w:t>
      </w:r>
      <w:r w:rsidRPr="0048256F">
        <w:rPr>
          <w:rFonts w:eastAsia="楷体" w:hint="eastAsia"/>
          <w:sz w:val="24"/>
          <w:szCs w:val="24"/>
        </w:rPr>
        <w:t>单加氧酶催化氧化</w:t>
      </w:r>
      <w:r w:rsidRPr="0048256F">
        <w:rPr>
          <w:rFonts w:eastAsia="楷体"/>
          <w:sz w:val="24"/>
          <w:szCs w:val="24"/>
        </w:rPr>
        <w:t>6-</w:t>
      </w:r>
      <w:r w:rsidRPr="0048256F">
        <w:rPr>
          <w:rFonts w:eastAsia="楷体" w:hint="eastAsia"/>
          <w:sz w:val="24"/>
          <w:szCs w:val="24"/>
        </w:rPr>
        <w:t>脱氧二氢卡拉芬净（</w:t>
      </w:r>
      <w:r w:rsidRPr="0048256F">
        <w:rPr>
          <w:rFonts w:eastAsia="楷体"/>
          <w:sz w:val="24"/>
          <w:szCs w:val="24"/>
        </w:rPr>
        <w:t>DDHK</w:t>
      </w:r>
      <w:r w:rsidRPr="0048256F">
        <w:rPr>
          <w:rFonts w:eastAsia="楷体" w:hint="eastAsia"/>
          <w:sz w:val="24"/>
          <w:szCs w:val="24"/>
        </w:rPr>
        <w:t>）的反应机制：（</w:t>
      </w:r>
      <w:r w:rsidRPr="0048256F">
        <w:rPr>
          <w:rFonts w:eastAsia="楷体"/>
          <w:sz w:val="24"/>
          <w:szCs w:val="24"/>
        </w:rPr>
        <w:t>1</w:t>
      </w:r>
      <w:r w:rsidRPr="0048256F">
        <w:rPr>
          <w:rFonts w:eastAsia="楷体" w:hint="eastAsia"/>
          <w:sz w:val="24"/>
          <w:szCs w:val="24"/>
        </w:rPr>
        <w:t>）氧气在一分子水的帮助下</w:t>
      </w:r>
      <w:r w:rsidR="002254BA" w:rsidRPr="0048256F">
        <w:rPr>
          <w:rFonts w:eastAsia="楷体" w:hint="eastAsia"/>
          <w:sz w:val="24"/>
          <w:szCs w:val="24"/>
        </w:rPr>
        <w:t>经由</w:t>
      </w:r>
      <w:r w:rsidR="00E609BC" w:rsidRPr="0048256F">
        <w:rPr>
          <w:rFonts w:eastAsia="楷体" w:hint="eastAsia"/>
          <w:sz w:val="24"/>
          <w:szCs w:val="24"/>
        </w:rPr>
        <w:t>P</w:t>
      </w:r>
      <w:r w:rsidR="00E609BC" w:rsidRPr="0048256F">
        <w:rPr>
          <w:rFonts w:eastAsia="楷体"/>
          <w:sz w:val="24"/>
          <w:szCs w:val="24"/>
        </w:rPr>
        <w:t>CET</w:t>
      </w:r>
      <w:r w:rsidRPr="0048256F">
        <w:rPr>
          <w:rFonts w:eastAsia="楷体" w:hint="eastAsia"/>
          <w:sz w:val="24"/>
          <w:szCs w:val="24"/>
        </w:rPr>
        <w:t>得到双自由基</w:t>
      </w:r>
      <w:r w:rsidRPr="0048256F">
        <w:rPr>
          <w:rFonts w:ascii="微软雅黑" w:eastAsia="微软雅黑" w:hAnsi="微软雅黑" w:cs="微软雅黑" w:hint="eastAsia"/>
          <w:sz w:val="24"/>
          <w:szCs w:val="24"/>
        </w:rPr>
        <w:t>•</w:t>
      </w:r>
      <w:r w:rsidRPr="0048256F">
        <w:rPr>
          <w:rFonts w:eastAsia="楷体"/>
          <w:sz w:val="24"/>
          <w:szCs w:val="24"/>
        </w:rPr>
        <w:t>DDHK‒H</w:t>
      </w:r>
      <w:r w:rsidRPr="0048256F">
        <w:rPr>
          <w:rFonts w:eastAsia="楷体" w:hint="eastAsia"/>
          <w:sz w:val="24"/>
          <w:szCs w:val="24"/>
        </w:rPr>
        <w:t>和</w:t>
      </w:r>
      <w:r w:rsidRPr="0048256F">
        <w:rPr>
          <w:rFonts w:ascii="微软雅黑" w:eastAsia="微软雅黑" w:hAnsi="微软雅黑" w:cs="微软雅黑" w:hint="eastAsia"/>
          <w:sz w:val="24"/>
          <w:szCs w:val="24"/>
        </w:rPr>
        <w:t>•</w:t>
      </w:r>
      <w:r w:rsidRPr="0048256F">
        <w:rPr>
          <w:rFonts w:eastAsia="楷体"/>
          <w:sz w:val="24"/>
          <w:szCs w:val="24"/>
        </w:rPr>
        <w:t>OOH</w:t>
      </w:r>
      <w:r w:rsidRPr="0048256F">
        <w:rPr>
          <w:rFonts w:eastAsia="楷体" w:hint="eastAsia"/>
          <w:sz w:val="24"/>
          <w:szCs w:val="24"/>
        </w:rPr>
        <w:t>；（</w:t>
      </w:r>
      <w:r w:rsidRPr="0048256F">
        <w:rPr>
          <w:rFonts w:eastAsia="楷体"/>
          <w:sz w:val="24"/>
          <w:szCs w:val="24"/>
        </w:rPr>
        <w:t>2</w:t>
      </w:r>
      <w:r w:rsidRPr="0048256F">
        <w:rPr>
          <w:rFonts w:eastAsia="楷体" w:hint="eastAsia"/>
          <w:sz w:val="24"/>
          <w:szCs w:val="24"/>
        </w:rPr>
        <w:t>）双自由基重新络合形成</w:t>
      </w:r>
      <w:r w:rsidRPr="0048256F">
        <w:rPr>
          <w:rFonts w:eastAsia="楷体"/>
          <w:sz w:val="24"/>
          <w:szCs w:val="24"/>
        </w:rPr>
        <w:t>C‒O</w:t>
      </w:r>
      <w:r w:rsidRPr="0048256F">
        <w:rPr>
          <w:rFonts w:eastAsia="楷体" w:hint="eastAsia"/>
          <w:sz w:val="24"/>
          <w:szCs w:val="24"/>
        </w:rPr>
        <w:t>单键；（</w:t>
      </w:r>
      <w:r w:rsidRPr="0048256F">
        <w:rPr>
          <w:rFonts w:eastAsia="楷体"/>
          <w:sz w:val="24"/>
          <w:szCs w:val="24"/>
        </w:rPr>
        <w:t>3</w:t>
      </w:r>
      <w:r w:rsidRPr="0048256F">
        <w:rPr>
          <w:rFonts w:eastAsia="楷体" w:hint="eastAsia"/>
          <w:sz w:val="24"/>
          <w:szCs w:val="24"/>
        </w:rPr>
        <w:t>）脱水</w:t>
      </w:r>
      <w:r w:rsidR="002254BA" w:rsidRPr="0048256F">
        <w:rPr>
          <w:rFonts w:eastAsia="楷体" w:hint="eastAsia"/>
          <w:sz w:val="24"/>
          <w:szCs w:val="24"/>
        </w:rPr>
        <w:t>过程，其</w:t>
      </w:r>
      <w:r w:rsidRPr="0048256F">
        <w:rPr>
          <w:rFonts w:eastAsia="楷体" w:hint="eastAsia"/>
          <w:sz w:val="24"/>
          <w:szCs w:val="24"/>
        </w:rPr>
        <w:t>能垒为</w:t>
      </w:r>
      <w:r w:rsidRPr="0048256F">
        <w:rPr>
          <w:rFonts w:eastAsia="楷体"/>
          <w:sz w:val="24"/>
          <w:szCs w:val="24"/>
        </w:rPr>
        <w:t>20.7kcal/mol</w:t>
      </w:r>
      <w:r w:rsidRPr="0048256F">
        <w:rPr>
          <w:rFonts w:eastAsia="楷体" w:hint="eastAsia"/>
          <w:sz w:val="24"/>
          <w:szCs w:val="24"/>
        </w:rPr>
        <w:t>，这与实验推算的活化能垒（</w:t>
      </w:r>
      <w:r w:rsidRPr="0048256F">
        <w:rPr>
          <w:rFonts w:eastAsia="楷体"/>
          <w:sz w:val="24"/>
          <w:szCs w:val="24"/>
        </w:rPr>
        <w:t>19.7kcal/</w:t>
      </w:r>
      <w:r w:rsidRPr="0048256F">
        <w:rPr>
          <w:rFonts w:eastAsia="楷体" w:hint="eastAsia"/>
          <w:sz w:val="24"/>
          <w:szCs w:val="24"/>
        </w:rPr>
        <w:t>mol</w:t>
      </w:r>
      <w:r w:rsidRPr="0048256F">
        <w:rPr>
          <w:rFonts w:eastAsia="楷体" w:hint="eastAsia"/>
          <w:sz w:val="24"/>
          <w:szCs w:val="24"/>
        </w:rPr>
        <w:t>）接近。</w:t>
      </w:r>
      <w:r w:rsidR="001A3621" w:rsidRPr="0048256F">
        <w:rPr>
          <w:rFonts w:eastAsia="楷体" w:hint="eastAsia"/>
          <w:sz w:val="24"/>
          <w:szCs w:val="24"/>
        </w:rPr>
        <w:t>另外，</w:t>
      </w:r>
      <w:r w:rsidRPr="0048256F">
        <w:rPr>
          <w:rFonts w:eastAsia="楷体" w:hint="eastAsia"/>
          <w:sz w:val="24"/>
          <w:szCs w:val="24"/>
        </w:rPr>
        <w:t>受这些</w:t>
      </w:r>
      <w:r w:rsidR="004C3F46" w:rsidRPr="0048256F">
        <w:rPr>
          <w:rFonts w:eastAsia="楷体" w:hint="eastAsia"/>
          <w:sz w:val="24"/>
          <w:szCs w:val="24"/>
        </w:rPr>
        <w:t>酶催化反应</w:t>
      </w:r>
      <w:r w:rsidR="005B2EC0" w:rsidRPr="0048256F">
        <w:rPr>
          <w:rFonts w:eastAsia="楷体" w:hint="eastAsia"/>
          <w:sz w:val="24"/>
          <w:szCs w:val="24"/>
        </w:rPr>
        <w:t>机制的</w:t>
      </w:r>
      <w:r w:rsidRPr="0048256F">
        <w:rPr>
          <w:rFonts w:eastAsia="楷体" w:hint="eastAsia"/>
          <w:sz w:val="24"/>
          <w:szCs w:val="24"/>
        </w:rPr>
        <w:t>启发，</w:t>
      </w:r>
      <w:r w:rsidR="001A3621" w:rsidRPr="0048256F">
        <w:rPr>
          <w:rFonts w:eastAsia="楷体" w:hint="eastAsia"/>
          <w:sz w:val="24"/>
          <w:szCs w:val="24"/>
        </w:rPr>
        <w:t>最近本课题组关于</w:t>
      </w:r>
      <w:r w:rsidR="004C3F46" w:rsidRPr="0048256F">
        <w:rPr>
          <w:rFonts w:eastAsia="楷体" w:hint="eastAsia"/>
          <w:sz w:val="24"/>
          <w:szCs w:val="24"/>
        </w:rPr>
        <w:t>有机催化反应机制的理论研究取得了一些进展（如</w:t>
      </w:r>
      <w:r w:rsidRPr="0048256F">
        <w:rPr>
          <w:rFonts w:eastAsia="楷体" w:hint="eastAsia"/>
          <w:i/>
          <w:iCs/>
          <w:sz w:val="24"/>
          <w:szCs w:val="24"/>
        </w:rPr>
        <w:t>J. Am. Chem. Soc.</w:t>
      </w:r>
      <w:r w:rsidRPr="0048256F">
        <w:rPr>
          <w:rFonts w:eastAsia="楷体" w:hint="eastAsia"/>
          <w:sz w:val="24"/>
          <w:szCs w:val="24"/>
        </w:rPr>
        <w:t xml:space="preserve"> </w:t>
      </w:r>
      <w:r w:rsidRPr="0048256F">
        <w:rPr>
          <w:rFonts w:eastAsia="楷体" w:hint="eastAsia"/>
          <w:b/>
          <w:bCs/>
          <w:sz w:val="24"/>
          <w:szCs w:val="24"/>
        </w:rPr>
        <w:t>2022</w:t>
      </w:r>
      <w:r w:rsidRPr="0048256F">
        <w:rPr>
          <w:rFonts w:eastAsia="楷体" w:hint="eastAsia"/>
          <w:sz w:val="24"/>
          <w:szCs w:val="24"/>
        </w:rPr>
        <w:t xml:space="preserve">, </w:t>
      </w:r>
      <w:r w:rsidR="00FE50D8" w:rsidRPr="0048256F">
        <w:rPr>
          <w:rFonts w:eastAsia="楷体"/>
          <w:i/>
          <w:sz w:val="24"/>
          <w:szCs w:val="24"/>
        </w:rPr>
        <w:t>144</w:t>
      </w:r>
      <w:r w:rsidR="00FE50D8" w:rsidRPr="0048256F">
        <w:rPr>
          <w:rFonts w:eastAsia="楷体"/>
          <w:sz w:val="24"/>
          <w:szCs w:val="24"/>
        </w:rPr>
        <w:t>, 3137−3145</w:t>
      </w:r>
      <w:r w:rsidR="004C3F46" w:rsidRPr="0048256F">
        <w:rPr>
          <w:rFonts w:eastAsia="楷体" w:hint="eastAsia"/>
          <w:sz w:val="24"/>
          <w:szCs w:val="24"/>
        </w:rPr>
        <w:t>）</w:t>
      </w:r>
      <w:r w:rsidRPr="0048256F">
        <w:rPr>
          <w:rFonts w:eastAsia="楷体" w:hint="eastAsia"/>
          <w:sz w:val="24"/>
          <w:szCs w:val="24"/>
        </w:rPr>
        <w:t>。这些反应机制研究不但对于理解氧气参与的新陈代谢和</w:t>
      </w:r>
      <w:r w:rsidRPr="0048256F">
        <w:rPr>
          <w:rFonts w:eastAsia="楷体" w:hint="eastAsia"/>
          <w:sz w:val="24"/>
          <w:szCs w:val="24"/>
        </w:rPr>
        <w:t>PCET</w:t>
      </w:r>
      <w:r w:rsidR="006C7699" w:rsidRPr="0048256F">
        <w:rPr>
          <w:rFonts w:eastAsia="楷体" w:hint="eastAsia"/>
          <w:sz w:val="24"/>
          <w:szCs w:val="24"/>
        </w:rPr>
        <w:t>机制</w:t>
      </w:r>
      <w:r w:rsidRPr="0048256F">
        <w:rPr>
          <w:rFonts w:eastAsia="楷体" w:hint="eastAsia"/>
          <w:sz w:val="24"/>
          <w:szCs w:val="24"/>
        </w:rPr>
        <w:t>有帮助，而且能为合理设计</w:t>
      </w:r>
      <w:r w:rsidR="006C7699" w:rsidRPr="0048256F">
        <w:rPr>
          <w:rFonts w:eastAsia="楷体" w:hint="eastAsia"/>
          <w:sz w:val="24"/>
          <w:szCs w:val="24"/>
        </w:rPr>
        <w:t>外源性尿酸酶</w:t>
      </w:r>
      <w:r w:rsidRPr="0048256F">
        <w:rPr>
          <w:rFonts w:eastAsia="楷体" w:hint="eastAsia"/>
          <w:sz w:val="24"/>
          <w:szCs w:val="24"/>
        </w:rPr>
        <w:t>突变</w:t>
      </w:r>
      <w:r w:rsidR="005F7AEB" w:rsidRPr="0048256F">
        <w:rPr>
          <w:rFonts w:eastAsia="楷体" w:hint="eastAsia"/>
          <w:sz w:val="24"/>
          <w:szCs w:val="24"/>
        </w:rPr>
        <w:t>体</w:t>
      </w:r>
      <w:r w:rsidR="006C7699" w:rsidRPr="0048256F">
        <w:rPr>
          <w:rFonts w:eastAsia="楷体" w:hint="eastAsia"/>
          <w:sz w:val="24"/>
          <w:szCs w:val="24"/>
        </w:rPr>
        <w:t>治疗痛风等疾病</w:t>
      </w:r>
      <w:r w:rsidRPr="0048256F">
        <w:rPr>
          <w:rFonts w:eastAsia="楷体" w:hint="eastAsia"/>
          <w:sz w:val="24"/>
          <w:szCs w:val="24"/>
        </w:rPr>
        <w:t>提供</w:t>
      </w:r>
      <w:r w:rsidR="005F7AEB" w:rsidRPr="0048256F">
        <w:rPr>
          <w:rFonts w:eastAsia="楷体" w:hint="eastAsia"/>
          <w:sz w:val="24"/>
          <w:szCs w:val="24"/>
        </w:rPr>
        <w:t>理论依据</w:t>
      </w:r>
      <w:r w:rsidRPr="0048256F">
        <w:rPr>
          <w:rFonts w:eastAsia="楷体" w:hint="eastAsia"/>
          <w:sz w:val="24"/>
          <w:szCs w:val="24"/>
        </w:rPr>
        <w:t>。</w:t>
      </w:r>
    </w:p>
    <w:p w14:paraId="5BB6DFE1" w14:textId="0BFBA1F4" w:rsidR="00193F7B" w:rsidRPr="0048256F" w:rsidRDefault="00BF4E65" w:rsidP="00784875">
      <w:pPr>
        <w:adjustRightInd w:val="0"/>
        <w:snapToGrid w:val="0"/>
        <w:spacing w:line="440" w:lineRule="exact"/>
        <w:ind w:firstLineChars="200" w:firstLine="480"/>
        <w:rPr>
          <w:rFonts w:eastAsia="楷体"/>
          <w:sz w:val="24"/>
          <w:szCs w:val="24"/>
        </w:rPr>
      </w:pPr>
      <w:r w:rsidRPr="0048256F">
        <w:rPr>
          <w:rFonts w:eastAsia="楷体"/>
          <w:sz w:val="24"/>
          <w:szCs w:val="24"/>
        </w:rPr>
        <w:t>在</w:t>
      </w:r>
      <w:r w:rsidR="006C7699" w:rsidRPr="0048256F">
        <w:rPr>
          <w:rFonts w:eastAsia="楷体" w:hint="eastAsia"/>
          <w:sz w:val="24"/>
          <w:szCs w:val="24"/>
        </w:rPr>
        <w:t>该</w:t>
      </w:r>
      <w:r w:rsidRPr="0048256F">
        <w:rPr>
          <w:rFonts w:eastAsia="楷体"/>
          <w:sz w:val="24"/>
          <w:szCs w:val="24"/>
        </w:rPr>
        <w:t>项目资助</w:t>
      </w:r>
      <w:r w:rsidR="006C7699" w:rsidRPr="0048256F">
        <w:rPr>
          <w:rFonts w:eastAsia="楷体" w:hint="eastAsia"/>
          <w:sz w:val="24"/>
          <w:szCs w:val="24"/>
        </w:rPr>
        <w:t>和郑州大学研究生招生等配套政策的支持</w:t>
      </w:r>
      <w:r w:rsidRPr="0048256F">
        <w:rPr>
          <w:rFonts w:eastAsia="楷体"/>
          <w:sz w:val="24"/>
          <w:szCs w:val="24"/>
        </w:rPr>
        <w:t>下，</w:t>
      </w:r>
      <w:r w:rsidR="00CE1E40" w:rsidRPr="0048256F">
        <w:rPr>
          <w:rFonts w:eastAsia="楷体" w:hint="eastAsia"/>
          <w:sz w:val="24"/>
          <w:szCs w:val="24"/>
        </w:rPr>
        <w:t>本课题组共计培养</w:t>
      </w:r>
      <w:r w:rsidR="00AD172D" w:rsidRPr="0048256F">
        <w:rPr>
          <w:rFonts w:eastAsia="楷体" w:hint="eastAsia"/>
          <w:sz w:val="24"/>
          <w:szCs w:val="24"/>
        </w:rPr>
        <w:t>硕士研究生</w:t>
      </w:r>
      <w:r w:rsidR="00CE1E40" w:rsidRPr="0048256F">
        <w:rPr>
          <w:rFonts w:eastAsia="楷体" w:hint="eastAsia"/>
          <w:sz w:val="24"/>
          <w:szCs w:val="24"/>
        </w:rPr>
        <w:t>9</w:t>
      </w:r>
      <w:r w:rsidR="00CE1E40" w:rsidRPr="0048256F">
        <w:rPr>
          <w:rFonts w:eastAsia="楷体" w:hint="eastAsia"/>
          <w:sz w:val="24"/>
          <w:szCs w:val="24"/>
        </w:rPr>
        <w:t>名（张玮、王玮、师迁迁、白会宁、张翘楚</w:t>
      </w:r>
      <w:r w:rsidR="009046AD" w:rsidRPr="0048256F">
        <w:rPr>
          <w:rFonts w:eastAsia="楷体" w:hint="eastAsia"/>
          <w:sz w:val="24"/>
          <w:szCs w:val="24"/>
        </w:rPr>
        <w:t>、刘秋丽、张敏、邓倩倩、杨婷婷</w:t>
      </w:r>
      <w:r w:rsidR="00CE1E40" w:rsidRPr="0048256F">
        <w:rPr>
          <w:rFonts w:eastAsia="楷体" w:hint="eastAsia"/>
          <w:sz w:val="24"/>
          <w:szCs w:val="24"/>
        </w:rPr>
        <w:t>）</w:t>
      </w:r>
      <w:r w:rsidR="00AD172D" w:rsidRPr="0048256F">
        <w:rPr>
          <w:rFonts w:eastAsia="楷体" w:hint="eastAsia"/>
          <w:sz w:val="24"/>
          <w:szCs w:val="24"/>
        </w:rPr>
        <w:t>，以上研究生均</w:t>
      </w:r>
      <w:r w:rsidR="00CE1E40" w:rsidRPr="0048256F">
        <w:rPr>
          <w:rFonts w:eastAsia="楷体" w:hint="eastAsia"/>
          <w:sz w:val="24"/>
          <w:szCs w:val="24"/>
        </w:rPr>
        <w:t>顺利毕业，其中师迁</w:t>
      </w:r>
      <w:proofErr w:type="gramStart"/>
      <w:r w:rsidR="00CE1E40" w:rsidRPr="0048256F">
        <w:rPr>
          <w:rFonts w:eastAsia="楷体" w:hint="eastAsia"/>
          <w:sz w:val="24"/>
          <w:szCs w:val="24"/>
        </w:rPr>
        <w:t>迁</w:t>
      </w:r>
      <w:proofErr w:type="gramEnd"/>
      <w:r w:rsidR="00CE1E40" w:rsidRPr="0048256F">
        <w:rPr>
          <w:rFonts w:eastAsia="楷体" w:hint="eastAsia"/>
          <w:sz w:val="24"/>
          <w:szCs w:val="24"/>
        </w:rPr>
        <w:t>的硕士</w:t>
      </w:r>
      <w:r w:rsidR="00CB2BFC" w:rsidRPr="0048256F">
        <w:rPr>
          <w:rFonts w:eastAsia="楷体" w:hint="eastAsia"/>
          <w:sz w:val="24"/>
          <w:szCs w:val="24"/>
        </w:rPr>
        <w:t>毕业</w:t>
      </w:r>
      <w:r w:rsidR="00CE1E40" w:rsidRPr="0048256F">
        <w:rPr>
          <w:rFonts w:eastAsia="楷体" w:hint="eastAsia"/>
          <w:sz w:val="24"/>
          <w:szCs w:val="24"/>
        </w:rPr>
        <w:t>论文被评为河南省优秀硕士学位论文（导师为项目负责人）；目前</w:t>
      </w:r>
      <w:r w:rsidR="00E62169" w:rsidRPr="0048256F">
        <w:rPr>
          <w:rFonts w:eastAsia="楷体" w:hint="eastAsia"/>
          <w:sz w:val="24"/>
          <w:szCs w:val="24"/>
        </w:rPr>
        <w:t>项目组</w:t>
      </w:r>
      <w:r w:rsidR="00CE1E40" w:rsidRPr="0048256F">
        <w:rPr>
          <w:rFonts w:eastAsia="楷体" w:hint="eastAsia"/>
          <w:sz w:val="24"/>
          <w:szCs w:val="24"/>
        </w:rPr>
        <w:t>有</w:t>
      </w:r>
      <w:r w:rsidR="00CE1E40" w:rsidRPr="0048256F">
        <w:rPr>
          <w:rFonts w:eastAsia="楷体" w:hint="eastAsia"/>
          <w:sz w:val="24"/>
          <w:szCs w:val="24"/>
        </w:rPr>
        <w:t>1</w:t>
      </w:r>
      <w:r w:rsidR="00CE1E40" w:rsidRPr="0048256F">
        <w:rPr>
          <w:rFonts w:eastAsia="楷体" w:hint="eastAsia"/>
          <w:sz w:val="24"/>
          <w:szCs w:val="24"/>
        </w:rPr>
        <w:t>名</w:t>
      </w:r>
      <w:r w:rsidR="00CD1728" w:rsidRPr="0048256F">
        <w:rPr>
          <w:rFonts w:eastAsia="楷体" w:hint="eastAsia"/>
          <w:sz w:val="24"/>
          <w:szCs w:val="24"/>
        </w:rPr>
        <w:t>在读</w:t>
      </w:r>
      <w:r w:rsidR="00CE1E40" w:rsidRPr="0048256F">
        <w:rPr>
          <w:rFonts w:eastAsia="楷体" w:hint="eastAsia"/>
          <w:sz w:val="24"/>
          <w:szCs w:val="24"/>
        </w:rPr>
        <w:t>博士研究生（师迁迁，注：</w:t>
      </w:r>
      <w:r w:rsidR="009367EA" w:rsidRPr="0048256F">
        <w:rPr>
          <w:rFonts w:eastAsia="楷体" w:hint="eastAsia"/>
          <w:sz w:val="24"/>
          <w:szCs w:val="24"/>
        </w:rPr>
        <w:t>该</w:t>
      </w:r>
      <w:r w:rsidR="00CE1E40" w:rsidRPr="0048256F">
        <w:rPr>
          <w:rFonts w:eastAsia="楷体" w:hint="eastAsia"/>
          <w:sz w:val="24"/>
          <w:szCs w:val="24"/>
        </w:rPr>
        <w:t>面上项目</w:t>
      </w:r>
      <w:r w:rsidR="009367EA" w:rsidRPr="0048256F">
        <w:rPr>
          <w:rFonts w:eastAsia="楷体" w:hint="eastAsia"/>
          <w:sz w:val="24"/>
          <w:szCs w:val="24"/>
        </w:rPr>
        <w:t>的获批</w:t>
      </w:r>
      <w:r w:rsidR="00CE1E40" w:rsidRPr="0048256F">
        <w:rPr>
          <w:rFonts w:eastAsia="楷体" w:hint="eastAsia"/>
          <w:sz w:val="24"/>
          <w:szCs w:val="24"/>
        </w:rPr>
        <w:t>准予负责人招收</w:t>
      </w:r>
      <w:r w:rsidR="00CE1E40" w:rsidRPr="0048256F">
        <w:rPr>
          <w:rFonts w:eastAsia="楷体" w:hint="eastAsia"/>
          <w:sz w:val="24"/>
          <w:szCs w:val="24"/>
        </w:rPr>
        <w:t>1</w:t>
      </w:r>
      <w:r w:rsidR="00CE1E40" w:rsidRPr="0048256F">
        <w:rPr>
          <w:rFonts w:eastAsia="楷体" w:hint="eastAsia"/>
          <w:sz w:val="24"/>
          <w:szCs w:val="24"/>
        </w:rPr>
        <w:t>名博士研究生，导师为项目负责人）和</w:t>
      </w:r>
      <w:r w:rsidR="00CE1E40" w:rsidRPr="0048256F">
        <w:rPr>
          <w:rFonts w:eastAsia="楷体" w:hint="eastAsia"/>
          <w:sz w:val="24"/>
          <w:szCs w:val="24"/>
        </w:rPr>
        <w:t>6</w:t>
      </w:r>
      <w:r w:rsidR="00CE1E40" w:rsidRPr="0048256F">
        <w:rPr>
          <w:rFonts w:eastAsia="楷体" w:hint="eastAsia"/>
          <w:sz w:val="24"/>
          <w:szCs w:val="24"/>
        </w:rPr>
        <w:t>名</w:t>
      </w:r>
      <w:r w:rsidR="00CD1728" w:rsidRPr="0048256F">
        <w:rPr>
          <w:rFonts w:eastAsia="楷体" w:hint="eastAsia"/>
          <w:sz w:val="24"/>
          <w:szCs w:val="24"/>
        </w:rPr>
        <w:t>在读</w:t>
      </w:r>
      <w:r w:rsidR="00CE1E40" w:rsidRPr="0048256F">
        <w:rPr>
          <w:rFonts w:eastAsia="楷体" w:hint="eastAsia"/>
          <w:sz w:val="24"/>
          <w:szCs w:val="24"/>
        </w:rPr>
        <w:t>硕士研究生</w:t>
      </w:r>
      <w:r w:rsidR="009046AD" w:rsidRPr="0048256F">
        <w:rPr>
          <w:rFonts w:eastAsia="楷体" w:hint="eastAsia"/>
          <w:sz w:val="24"/>
          <w:szCs w:val="24"/>
        </w:rPr>
        <w:t>（张巧玉、</w:t>
      </w:r>
      <w:r w:rsidR="003943F0" w:rsidRPr="0048256F">
        <w:rPr>
          <w:rFonts w:eastAsia="楷体" w:hint="eastAsia"/>
          <w:sz w:val="24"/>
          <w:szCs w:val="24"/>
        </w:rPr>
        <w:t>张家铭</w:t>
      </w:r>
      <w:r w:rsidR="009046AD" w:rsidRPr="0048256F">
        <w:rPr>
          <w:rFonts w:eastAsia="楷体" w:hint="eastAsia"/>
          <w:sz w:val="24"/>
          <w:szCs w:val="24"/>
        </w:rPr>
        <w:t>、韩莉莉、江奎、侯笑笑、石小飞）</w:t>
      </w:r>
      <w:r w:rsidR="00CE1E40" w:rsidRPr="0048256F">
        <w:rPr>
          <w:rFonts w:eastAsia="楷体" w:hint="eastAsia"/>
          <w:sz w:val="24"/>
          <w:szCs w:val="24"/>
        </w:rPr>
        <w:t>。</w:t>
      </w:r>
      <w:r w:rsidRPr="0048256F">
        <w:rPr>
          <w:rFonts w:eastAsia="楷体"/>
          <w:sz w:val="24"/>
          <w:szCs w:val="24"/>
        </w:rPr>
        <w:t>申请人以第一或通讯作者身份在</w:t>
      </w:r>
      <w:r w:rsidRPr="0048256F">
        <w:rPr>
          <w:rFonts w:eastAsia="楷体"/>
          <w:sz w:val="24"/>
          <w:szCs w:val="24"/>
        </w:rPr>
        <w:t>SCIE</w:t>
      </w:r>
      <w:r w:rsidRPr="0048256F">
        <w:rPr>
          <w:rFonts w:eastAsia="楷体"/>
          <w:sz w:val="24"/>
          <w:szCs w:val="24"/>
        </w:rPr>
        <w:t>收录杂志上已正式发表</w:t>
      </w:r>
      <w:r w:rsidR="00891EA7" w:rsidRPr="0048256F">
        <w:rPr>
          <w:rFonts w:eastAsia="楷体" w:hint="eastAsia"/>
          <w:sz w:val="24"/>
          <w:szCs w:val="24"/>
        </w:rPr>
        <w:t>或接受</w:t>
      </w:r>
      <w:r w:rsidR="0098282A" w:rsidRPr="0048256F">
        <w:rPr>
          <w:rFonts w:eastAsia="楷体" w:hint="eastAsia"/>
          <w:sz w:val="24"/>
          <w:szCs w:val="24"/>
        </w:rPr>
        <w:t>的与该项目</w:t>
      </w:r>
      <w:r w:rsidR="00CD1728" w:rsidRPr="0048256F">
        <w:rPr>
          <w:rFonts w:eastAsia="楷体" w:hint="eastAsia"/>
          <w:sz w:val="24"/>
          <w:szCs w:val="24"/>
        </w:rPr>
        <w:t>研究</w:t>
      </w:r>
      <w:r w:rsidR="0098282A" w:rsidRPr="0048256F">
        <w:rPr>
          <w:rFonts w:eastAsia="楷体" w:hint="eastAsia"/>
          <w:sz w:val="24"/>
          <w:szCs w:val="24"/>
        </w:rPr>
        <w:t>相关</w:t>
      </w:r>
      <w:r w:rsidR="00CE1E40" w:rsidRPr="0048256F">
        <w:rPr>
          <w:rFonts w:eastAsia="楷体" w:hint="eastAsia"/>
          <w:sz w:val="24"/>
          <w:szCs w:val="24"/>
        </w:rPr>
        <w:t>论文</w:t>
      </w:r>
      <w:r w:rsidR="006C7699" w:rsidRPr="0048256F">
        <w:rPr>
          <w:rFonts w:eastAsia="楷体" w:hint="eastAsia"/>
          <w:sz w:val="24"/>
          <w:szCs w:val="24"/>
        </w:rPr>
        <w:t>的详细目录如下</w:t>
      </w:r>
      <w:r w:rsidR="00CA2DA0" w:rsidRPr="0048256F">
        <w:rPr>
          <w:rFonts w:eastAsia="楷体" w:hint="eastAsia"/>
          <w:sz w:val="24"/>
          <w:szCs w:val="24"/>
        </w:rPr>
        <w:t>（按发表年份</w:t>
      </w:r>
      <w:r w:rsidR="0098282A" w:rsidRPr="0048256F">
        <w:rPr>
          <w:rFonts w:eastAsia="楷体" w:hint="eastAsia"/>
          <w:sz w:val="24"/>
          <w:szCs w:val="24"/>
        </w:rPr>
        <w:t>排序</w:t>
      </w:r>
      <w:r w:rsidR="00CA2DA0" w:rsidRPr="0048256F">
        <w:rPr>
          <w:rFonts w:eastAsia="楷体" w:hint="eastAsia"/>
          <w:sz w:val="24"/>
          <w:szCs w:val="24"/>
        </w:rPr>
        <w:t>）</w:t>
      </w:r>
      <w:r w:rsidRPr="0048256F">
        <w:rPr>
          <w:rFonts w:eastAsia="楷体"/>
          <w:sz w:val="24"/>
          <w:szCs w:val="24"/>
        </w:rPr>
        <w:t>：</w:t>
      </w:r>
    </w:p>
    <w:p w14:paraId="11B79B40" w14:textId="48AC0F95" w:rsidR="00193F7B" w:rsidRPr="0048256F" w:rsidRDefault="00410B31">
      <w:pPr>
        <w:numPr>
          <w:ilvl w:val="0"/>
          <w:numId w:val="5"/>
        </w:numPr>
        <w:autoSpaceDE w:val="0"/>
        <w:autoSpaceDN w:val="0"/>
        <w:adjustRightInd w:val="0"/>
        <w:snapToGrid w:val="0"/>
        <w:ind w:left="357" w:hanging="357"/>
        <w:rPr>
          <w:rFonts w:eastAsia="楷体"/>
          <w:color w:val="000000"/>
          <w:kern w:val="0"/>
        </w:rPr>
      </w:pPr>
      <w:r w:rsidRPr="0048256F">
        <w:rPr>
          <w:rFonts w:eastAsia="楷体"/>
        </w:rPr>
        <w:t>Shi</w:t>
      </w:r>
      <w:r w:rsidR="005D6E65" w:rsidRPr="0048256F">
        <w:rPr>
          <w:rFonts w:eastAsia="楷体"/>
        </w:rPr>
        <w:t>,</w:t>
      </w:r>
      <w:r w:rsidRPr="0048256F">
        <w:rPr>
          <w:rFonts w:eastAsia="楷体"/>
        </w:rPr>
        <w:t xml:space="preserve"> Qianqian; Pei</w:t>
      </w:r>
      <w:r w:rsidR="005D6E65" w:rsidRPr="0048256F">
        <w:rPr>
          <w:rFonts w:eastAsia="楷体"/>
        </w:rPr>
        <w:t>,</w:t>
      </w:r>
      <w:r w:rsidRPr="0048256F">
        <w:rPr>
          <w:rFonts w:eastAsia="楷体"/>
        </w:rPr>
        <w:t xml:space="preserve"> Zhipeng; Song</w:t>
      </w:r>
      <w:r w:rsidR="002C096B" w:rsidRPr="0048256F">
        <w:rPr>
          <w:rFonts w:eastAsia="楷体"/>
        </w:rPr>
        <w:t>,</w:t>
      </w:r>
      <w:r w:rsidRPr="0048256F">
        <w:rPr>
          <w:rFonts w:eastAsia="楷体"/>
        </w:rPr>
        <w:t xml:space="preserve"> Jinshuai; Li</w:t>
      </w:r>
      <w:r w:rsidR="005D6E65" w:rsidRPr="0048256F">
        <w:rPr>
          <w:rFonts w:eastAsia="楷体"/>
        </w:rPr>
        <w:t>, Shi-Jun</w:t>
      </w:r>
      <w:r w:rsidRPr="0048256F">
        <w:rPr>
          <w:rFonts w:eastAsia="楷体"/>
        </w:rPr>
        <w:t xml:space="preserve">; </w:t>
      </w:r>
      <w:r w:rsidRPr="0048256F">
        <w:rPr>
          <w:rFonts w:eastAsia="楷体"/>
          <w:b/>
          <w:bCs/>
        </w:rPr>
        <w:t>Wei</w:t>
      </w:r>
      <w:r w:rsidR="005D6E65" w:rsidRPr="0048256F">
        <w:rPr>
          <w:rFonts w:eastAsia="楷体"/>
          <w:b/>
          <w:bCs/>
        </w:rPr>
        <w:t>, Donghui</w:t>
      </w:r>
      <w:r w:rsidR="005B2EC0" w:rsidRPr="0048256F">
        <w:rPr>
          <w:rFonts w:eastAsia="楷体"/>
          <w:b/>
          <w:bCs/>
        </w:rPr>
        <w:t>*</w:t>
      </w:r>
      <w:r w:rsidRPr="0048256F">
        <w:rPr>
          <w:rFonts w:eastAsia="楷体"/>
        </w:rPr>
        <w:t>; Coote</w:t>
      </w:r>
      <w:r w:rsidR="005D6E65" w:rsidRPr="0048256F">
        <w:rPr>
          <w:rFonts w:eastAsia="楷体"/>
        </w:rPr>
        <w:t>, Michelle L.</w:t>
      </w:r>
      <w:r w:rsidR="005B2EC0" w:rsidRPr="0048256F">
        <w:rPr>
          <w:rFonts w:eastAsia="楷体"/>
        </w:rPr>
        <w:t>*</w:t>
      </w:r>
      <w:r w:rsidRPr="0048256F">
        <w:rPr>
          <w:rFonts w:eastAsia="楷体"/>
        </w:rPr>
        <w:t>; Lan</w:t>
      </w:r>
      <w:r w:rsidR="005D6E65" w:rsidRPr="0048256F">
        <w:rPr>
          <w:rFonts w:eastAsia="楷体"/>
        </w:rPr>
        <w:t>, Yu</w:t>
      </w:r>
      <w:r w:rsidR="005B2EC0" w:rsidRPr="0048256F">
        <w:rPr>
          <w:rFonts w:eastAsia="楷体"/>
        </w:rPr>
        <w:t>*</w:t>
      </w:r>
      <w:r w:rsidRPr="0048256F">
        <w:rPr>
          <w:rFonts w:eastAsia="楷体"/>
        </w:rPr>
        <w:t xml:space="preserve">; Diradical Generation via Relayed Proton-Coupled Electron Transfer, </w:t>
      </w:r>
      <w:r w:rsidRPr="0048256F">
        <w:rPr>
          <w:rFonts w:eastAsia="楷体"/>
          <w:i/>
          <w:iCs/>
        </w:rPr>
        <w:t>J</w:t>
      </w:r>
      <w:r w:rsidR="00D451FA" w:rsidRPr="0048256F">
        <w:rPr>
          <w:rFonts w:eastAsia="楷体"/>
          <w:i/>
          <w:iCs/>
        </w:rPr>
        <w:t>ournal</w:t>
      </w:r>
      <w:r w:rsidRPr="0048256F">
        <w:rPr>
          <w:rFonts w:eastAsia="楷体"/>
          <w:i/>
          <w:iCs/>
        </w:rPr>
        <w:t xml:space="preserve"> </w:t>
      </w:r>
      <w:r w:rsidR="00D451FA" w:rsidRPr="0048256F">
        <w:rPr>
          <w:rFonts w:eastAsia="楷体"/>
          <w:i/>
          <w:iCs/>
        </w:rPr>
        <w:t xml:space="preserve">of the </w:t>
      </w:r>
      <w:r w:rsidRPr="0048256F">
        <w:rPr>
          <w:rFonts w:eastAsia="楷体"/>
          <w:i/>
          <w:iCs/>
        </w:rPr>
        <w:t>Am</w:t>
      </w:r>
      <w:r w:rsidR="00D451FA" w:rsidRPr="0048256F">
        <w:rPr>
          <w:rFonts w:eastAsia="楷体"/>
          <w:i/>
          <w:iCs/>
        </w:rPr>
        <w:t>erican</w:t>
      </w:r>
      <w:r w:rsidRPr="0048256F">
        <w:rPr>
          <w:rFonts w:eastAsia="楷体"/>
          <w:i/>
          <w:iCs/>
        </w:rPr>
        <w:t xml:space="preserve"> Chem</w:t>
      </w:r>
      <w:r w:rsidR="00D451FA" w:rsidRPr="0048256F">
        <w:rPr>
          <w:rFonts w:eastAsia="楷体"/>
          <w:i/>
          <w:iCs/>
        </w:rPr>
        <w:t>ical</w:t>
      </w:r>
      <w:r w:rsidRPr="0048256F">
        <w:rPr>
          <w:rFonts w:eastAsia="楷体"/>
          <w:i/>
          <w:iCs/>
        </w:rPr>
        <w:t xml:space="preserve"> Soc</w:t>
      </w:r>
      <w:r w:rsidR="00D451FA" w:rsidRPr="0048256F">
        <w:rPr>
          <w:rFonts w:eastAsia="楷体"/>
          <w:i/>
          <w:iCs/>
        </w:rPr>
        <w:t>iety</w:t>
      </w:r>
      <w:r w:rsidR="00BD76E6" w:rsidRPr="0048256F">
        <w:rPr>
          <w:rFonts w:eastAsia="楷体"/>
        </w:rPr>
        <w:t xml:space="preserve">, </w:t>
      </w:r>
      <w:r w:rsidR="00BD76E6" w:rsidRPr="0048256F">
        <w:rPr>
          <w:rFonts w:eastAsia="楷体"/>
          <w:b/>
          <w:bCs/>
        </w:rPr>
        <w:t>2022</w:t>
      </w:r>
      <w:r w:rsidR="00BD76E6" w:rsidRPr="0048256F">
        <w:rPr>
          <w:rFonts w:eastAsia="楷体"/>
        </w:rPr>
        <w:t xml:space="preserve">, </w:t>
      </w:r>
      <w:r w:rsidR="00FE50D8" w:rsidRPr="0048256F">
        <w:rPr>
          <w:rFonts w:eastAsia="楷体"/>
          <w:i/>
        </w:rPr>
        <w:t>144</w:t>
      </w:r>
      <w:r w:rsidR="00FE50D8" w:rsidRPr="0048256F">
        <w:rPr>
          <w:rFonts w:eastAsia="楷体"/>
        </w:rPr>
        <w:t>, 3137−3145</w:t>
      </w:r>
      <w:r w:rsidR="00E609BC" w:rsidRPr="0048256F">
        <w:rPr>
          <w:rFonts w:eastAsia="楷体"/>
        </w:rPr>
        <w:t xml:space="preserve">. </w:t>
      </w:r>
      <w:r w:rsidR="000B2D1B" w:rsidRPr="0048256F">
        <w:rPr>
          <w:rFonts w:eastAsia="楷体"/>
        </w:rPr>
        <w:t xml:space="preserve">SCIE. </w:t>
      </w:r>
      <w:r w:rsidRPr="0048256F">
        <w:rPr>
          <w:rFonts w:eastAsia="楷体"/>
        </w:rPr>
        <w:t>第一标注</w:t>
      </w:r>
    </w:p>
    <w:p w14:paraId="033D5E2F" w14:textId="4636DB7B" w:rsidR="00EE5FA1" w:rsidRPr="0048256F" w:rsidRDefault="00EE5FA1" w:rsidP="00EE5FA1">
      <w:pPr>
        <w:numPr>
          <w:ilvl w:val="0"/>
          <w:numId w:val="5"/>
        </w:numPr>
        <w:autoSpaceDE w:val="0"/>
        <w:autoSpaceDN w:val="0"/>
        <w:adjustRightInd w:val="0"/>
        <w:snapToGrid w:val="0"/>
        <w:ind w:left="357" w:hanging="357"/>
        <w:rPr>
          <w:rFonts w:eastAsia="楷体"/>
        </w:rPr>
      </w:pPr>
      <w:r w:rsidRPr="0048256F">
        <w:rPr>
          <w:rFonts w:eastAsia="楷体"/>
        </w:rPr>
        <w:t>Zhang, Qiao-Yu; Wang, Yang; Li, Shi-Jun; Wang, Yanyan</w:t>
      </w:r>
      <w:r w:rsidR="00C434C0" w:rsidRPr="0048256F">
        <w:rPr>
          <w:rFonts w:eastAsia="楷体"/>
        </w:rPr>
        <w:t>*</w:t>
      </w:r>
      <w:r w:rsidRPr="0048256F">
        <w:rPr>
          <w:rFonts w:eastAsia="楷体"/>
        </w:rPr>
        <w:t>;</w:t>
      </w:r>
      <w:r w:rsidR="00C434C0" w:rsidRPr="0048256F">
        <w:rPr>
          <w:rFonts w:eastAsia="楷体"/>
        </w:rPr>
        <w:t xml:space="preserve"> </w:t>
      </w:r>
      <w:r w:rsidRPr="0048256F">
        <w:rPr>
          <w:rFonts w:eastAsia="楷体"/>
          <w:b/>
          <w:bCs/>
        </w:rPr>
        <w:t>Wei, Donghui</w:t>
      </w:r>
      <w:r w:rsidR="00C434C0" w:rsidRPr="0048256F">
        <w:rPr>
          <w:rFonts w:eastAsia="楷体"/>
          <w:b/>
          <w:bCs/>
        </w:rPr>
        <w:t>*</w:t>
      </w:r>
      <w:r w:rsidRPr="0048256F">
        <w:rPr>
          <w:rFonts w:eastAsia="楷体"/>
        </w:rPr>
        <w:t>; Organocatalytic insertion into C</w:t>
      </w:r>
      <w:r w:rsidRPr="0048256F">
        <w:rPr>
          <w:rFonts w:eastAsia="楷体" w:hint="eastAsia"/>
        </w:rPr>
        <w:t>–</w:t>
      </w:r>
      <w:r w:rsidRPr="0048256F">
        <w:rPr>
          <w:rFonts w:eastAsia="楷体"/>
        </w:rPr>
        <w:t>B bonds by in situ generated carbene: mechanism, role of the catalyst, and origin of stereoselectivity,</w:t>
      </w:r>
      <w:r w:rsidR="00C434C0" w:rsidRPr="0048256F">
        <w:rPr>
          <w:rFonts w:eastAsia="楷体"/>
        </w:rPr>
        <w:t xml:space="preserve"> </w:t>
      </w:r>
      <w:r w:rsidRPr="0048256F">
        <w:rPr>
          <w:rFonts w:eastAsia="楷体"/>
          <w:i/>
          <w:iCs/>
        </w:rPr>
        <w:t>Catalysis Science &amp; Technology</w:t>
      </w:r>
      <w:r w:rsidRPr="0048256F">
        <w:rPr>
          <w:rFonts w:eastAsia="楷体"/>
        </w:rPr>
        <w:t xml:space="preserve">, </w:t>
      </w:r>
      <w:r w:rsidRPr="0048256F">
        <w:rPr>
          <w:rFonts w:eastAsia="楷体"/>
          <w:b/>
          <w:bCs/>
        </w:rPr>
        <w:t>2022</w:t>
      </w:r>
      <w:r w:rsidRPr="0048256F">
        <w:rPr>
          <w:rFonts w:eastAsia="楷体"/>
        </w:rPr>
        <w:t xml:space="preserve">, </w:t>
      </w:r>
      <w:r w:rsidRPr="0048256F">
        <w:rPr>
          <w:rFonts w:eastAsia="楷体"/>
          <w:i/>
          <w:iCs/>
        </w:rPr>
        <w:t>12</w:t>
      </w:r>
      <w:r w:rsidRPr="0048256F">
        <w:rPr>
          <w:rFonts w:eastAsia="楷体" w:hint="eastAsia"/>
        </w:rPr>
        <w:t>：</w:t>
      </w:r>
      <w:r w:rsidRPr="0048256F">
        <w:rPr>
          <w:rFonts w:eastAsia="楷体"/>
        </w:rPr>
        <w:t>947-953.</w:t>
      </w:r>
      <w:r w:rsidR="00C434C0" w:rsidRPr="0048256F">
        <w:rPr>
          <w:rFonts w:eastAsia="楷体"/>
        </w:rPr>
        <w:t xml:space="preserve"> </w:t>
      </w:r>
      <w:r w:rsidRPr="0048256F">
        <w:rPr>
          <w:rFonts w:eastAsia="楷体"/>
        </w:rPr>
        <w:t>SCIE.</w:t>
      </w:r>
      <w:r w:rsidR="00C434C0" w:rsidRPr="0048256F">
        <w:rPr>
          <w:rFonts w:eastAsia="楷体"/>
        </w:rPr>
        <w:t xml:space="preserve"> </w:t>
      </w:r>
      <w:r w:rsidRPr="0048256F">
        <w:rPr>
          <w:rFonts w:eastAsia="楷体" w:hint="eastAsia"/>
        </w:rPr>
        <w:t>第一标注</w:t>
      </w:r>
    </w:p>
    <w:p w14:paraId="422CA29C" w14:textId="7A30D81C" w:rsidR="00EE5FA1" w:rsidRPr="0048256F" w:rsidRDefault="00EE5FA1" w:rsidP="00EE5FA1">
      <w:pPr>
        <w:numPr>
          <w:ilvl w:val="0"/>
          <w:numId w:val="5"/>
        </w:numPr>
        <w:autoSpaceDE w:val="0"/>
        <w:autoSpaceDN w:val="0"/>
        <w:adjustRightInd w:val="0"/>
        <w:snapToGrid w:val="0"/>
        <w:ind w:left="357" w:hanging="357"/>
        <w:rPr>
          <w:rFonts w:eastAsia="楷体"/>
        </w:rPr>
      </w:pPr>
      <w:r w:rsidRPr="0048256F">
        <w:rPr>
          <w:rFonts w:eastAsia="楷体"/>
        </w:rPr>
        <w:t>Liu, Shuang-Liang; Liu, Xiaoqian; Wang, Yang</w:t>
      </w:r>
      <w:r w:rsidR="00C434C0" w:rsidRPr="0048256F">
        <w:rPr>
          <w:rFonts w:eastAsia="楷体"/>
        </w:rPr>
        <w:t>*</w:t>
      </w:r>
      <w:r w:rsidRPr="0048256F">
        <w:rPr>
          <w:rFonts w:eastAsia="楷体"/>
        </w:rPr>
        <w:t>;</w:t>
      </w:r>
      <w:r w:rsidR="00C434C0" w:rsidRPr="0048256F">
        <w:rPr>
          <w:rFonts w:eastAsia="楷体"/>
        </w:rPr>
        <w:t xml:space="preserve"> </w:t>
      </w:r>
      <w:r w:rsidRPr="0048256F">
        <w:rPr>
          <w:rFonts w:eastAsia="楷体"/>
          <w:b/>
          <w:bCs/>
        </w:rPr>
        <w:t>Wei, Donghui</w:t>
      </w:r>
      <w:r w:rsidR="00C434C0" w:rsidRPr="0048256F">
        <w:rPr>
          <w:rFonts w:eastAsia="楷体"/>
          <w:b/>
          <w:bCs/>
        </w:rPr>
        <w:t>*</w:t>
      </w:r>
      <w:r w:rsidRPr="0048256F">
        <w:rPr>
          <w:rFonts w:eastAsia="楷体"/>
        </w:rPr>
        <w:t>; Unraveling the mechanism and substituent effects on the N-heterocyclic carbene-catalyzed transformation reaction of enals and imines,</w:t>
      </w:r>
      <w:r w:rsidR="00C434C0" w:rsidRPr="0048256F">
        <w:rPr>
          <w:rFonts w:eastAsia="楷体"/>
        </w:rPr>
        <w:t xml:space="preserve"> </w:t>
      </w:r>
      <w:r w:rsidRPr="0048256F">
        <w:rPr>
          <w:rFonts w:eastAsia="楷体"/>
          <w:i/>
          <w:iCs/>
        </w:rPr>
        <w:t>Molecular Catalysis</w:t>
      </w:r>
      <w:r w:rsidRPr="0048256F">
        <w:rPr>
          <w:rFonts w:eastAsia="楷体"/>
        </w:rPr>
        <w:t xml:space="preserve">, </w:t>
      </w:r>
      <w:r w:rsidRPr="0048256F">
        <w:rPr>
          <w:rFonts w:eastAsia="楷体"/>
          <w:b/>
          <w:bCs/>
        </w:rPr>
        <w:t>2022</w:t>
      </w:r>
      <w:r w:rsidRPr="0048256F">
        <w:rPr>
          <w:rFonts w:eastAsia="楷体"/>
        </w:rPr>
        <w:t xml:space="preserve">, </w:t>
      </w:r>
      <w:r w:rsidRPr="0048256F">
        <w:rPr>
          <w:rFonts w:eastAsia="楷体"/>
          <w:i/>
          <w:iCs/>
        </w:rPr>
        <w:t>519</w:t>
      </w:r>
      <w:r w:rsidRPr="0048256F">
        <w:rPr>
          <w:rFonts w:eastAsia="楷体" w:hint="eastAsia"/>
        </w:rPr>
        <w:t>：</w:t>
      </w:r>
      <w:r w:rsidRPr="0048256F">
        <w:rPr>
          <w:rFonts w:eastAsia="楷体"/>
        </w:rPr>
        <w:t>112122.</w:t>
      </w:r>
      <w:r w:rsidR="00C434C0" w:rsidRPr="0048256F">
        <w:rPr>
          <w:rFonts w:eastAsia="楷体"/>
        </w:rPr>
        <w:t xml:space="preserve"> </w:t>
      </w:r>
      <w:r w:rsidRPr="0048256F">
        <w:rPr>
          <w:rFonts w:eastAsia="楷体"/>
        </w:rPr>
        <w:t>SCIE.</w:t>
      </w:r>
      <w:r w:rsidR="00C434C0" w:rsidRPr="0048256F">
        <w:rPr>
          <w:rFonts w:eastAsia="楷体"/>
        </w:rPr>
        <w:t xml:space="preserve"> </w:t>
      </w:r>
      <w:r w:rsidRPr="0048256F">
        <w:rPr>
          <w:rFonts w:eastAsia="楷体" w:hint="eastAsia"/>
        </w:rPr>
        <w:t>第二标注</w:t>
      </w:r>
    </w:p>
    <w:p w14:paraId="1CC715E2" w14:textId="5F5898A3" w:rsidR="00EE5FA1" w:rsidRPr="0048256F" w:rsidRDefault="00EE5FA1" w:rsidP="00EE5FA1">
      <w:pPr>
        <w:numPr>
          <w:ilvl w:val="0"/>
          <w:numId w:val="5"/>
        </w:numPr>
        <w:autoSpaceDE w:val="0"/>
        <w:autoSpaceDN w:val="0"/>
        <w:adjustRightInd w:val="0"/>
        <w:snapToGrid w:val="0"/>
        <w:ind w:left="357" w:hanging="357"/>
        <w:rPr>
          <w:rFonts w:eastAsia="楷体"/>
        </w:rPr>
      </w:pPr>
      <w:r w:rsidRPr="0048256F">
        <w:rPr>
          <w:rFonts w:eastAsia="楷体"/>
        </w:rPr>
        <w:t>Zhang, Jiaming; Qiao, Qinyu; Wu, Zhoujie; Pang, Zhou; Shi, Qianqian; Wang, Yanyan; Qiao, Yan</w:t>
      </w:r>
      <w:r w:rsidR="00C434C0" w:rsidRPr="0048256F">
        <w:rPr>
          <w:rFonts w:eastAsia="楷体"/>
        </w:rPr>
        <w:t>*</w:t>
      </w:r>
      <w:r w:rsidRPr="0048256F">
        <w:rPr>
          <w:rFonts w:eastAsia="楷体"/>
        </w:rPr>
        <w:t>;</w:t>
      </w:r>
      <w:r w:rsidR="00C434C0" w:rsidRPr="0048256F">
        <w:rPr>
          <w:rFonts w:eastAsia="楷体"/>
        </w:rPr>
        <w:t xml:space="preserve"> </w:t>
      </w:r>
      <w:r w:rsidRPr="0048256F">
        <w:rPr>
          <w:rFonts w:eastAsia="楷体"/>
          <w:b/>
          <w:bCs/>
        </w:rPr>
        <w:t>Wei, Donghui</w:t>
      </w:r>
      <w:r w:rsidR="00C434C0" w:rsidRPr="0048256F">
        <w:rPr>
          <w:rFonts w:eastAsia="楷体"/>
          <w:b/>
          <w:bCs/>
        </w:rPr>
        <w:t>*</w:t>
      </w:r>
      <w:r w:rsidRPr="0048256F">
        <w:rPr>
          <w:rFonts w:eastAsia="楷体"/>
        </w:rPr>
        <w:t>; The mechanism and origin of selectivities for NHC-catalyzed synthesis of axially chiral benzothiophene/benzofuran-fused biaryls,</w:t>
      </w:r>
      <w:r w:rsidR="00C434C0" w:rsidRPr="0048256F">
        <w:rPr>
          <w:rFonts w:eastAsia="楷体"/>
        </w:rPr>
        <w:t xml:space="preserve"> </w:t>
      </w:r>
      <w:r w:rsidRPr="0048256F">
        <w:rPr>
          <w:rFonts w:eastAsia="楷体"/>
          <w:i/>
          <w:iCs/>
        </w:rPr>
        <w:t>Organic and Biomolecular Chemistry</w:t>
      </w:r>
      <w:r w:rsidRPr="0048256F">
        <w:rPr>
          <w:rFonts w:eastAsia="楷体"/>
        </w:rPr>
        <w:t>.</w:t>
      </w:r>
      <w:r w:rsidR="00C434C0" w:rsidRPr="0048256F">
        <w:rPr>
          <w:rFonts w:eastAsia="楷体"/>
        </w:rPr>
        <w:t xml:space="preserve"> </w:t>
      </w:r>
      <w:r w:rsidR="00C434C0" w:rsidRPr="0048256F">
        <w:rPr>
          <w:rFonts w:eastAsia="楷体"/>
          <w:b/>
          <w:bCs/>
        </w:rPr>
        <w:t>2022</w:t>
      </w:r>
      <w:r w:rsidR="00C434C0" w:rsidRPr="0048256F">
        <w:rPr>
          <w:rFonts w:eastAsia="楷体"/>
        </w:rPr>
        <w:t xml:space="preserve">, </w:t>
      </w:r>
      <w:r w:rsidR="00304671" w:rsidRPr="0048256F">
        <w:rPr>
          <w:rFonts w:eastAsia="楷体"/>
          <w:i/>
        </w:rPr>
        <w:t>20</w:t>
      </w:r>
      <w:r w:rsidR="00304671" w:rsidRPr="0048256F">
        <w:rPr>
          <w:rFonts w:eastAsia="楷体" w:hint="eastAsia"/>
        </w:rPr>
        <w:t>,</w:t>
      </w:r>
      <w:r w:rsidR="00304671" w:rsidRPr="0048256F">
        <w:rPr>
          <w:rFonts w:eastAsia="楷体"/>
        </w:rPr>
        <w:t xml:space="preserve"> 1662-1670</w:t>
      </w:r>
      <w:r w:rsidR="00C434C0" w:rsidRPr="0048256F">
        <w:rPr>
          <w:rFonts w:eastAsia="楷体"/>
        </w:rPr>
        <w:t xml:space="preserve">. </w:t>
      </w:r>
      <w:r w:rsidRPr="0048256F">
        <w:rPr>
          <w:rFonts w:eastAsia="楷体"/>
        </w:rPr>
        <w:t>SCIE.</w:t>
      </w:r>
      <w:r w:rsidR="00C434C0" w:rsidRPr="0048256F">
        <w:rPr>
          <w:rFonts w:eastAsia="楷体"/>
        </w:rPr>
        <w:t xml:space="preserve"> </w:t>
      </w:r>
      <w:r w:rsidRPr="0048256F">
        <w:rPr>
          <w:rFonts w:eastAsia="楷体" w:hint="eastAsia"/>
        </w:rPr>
        <w:t>第一标注</w:t>
      </w:r>
    </w:p>
    <w:p w14:paraId="074D1A46" w14:textId="4763D020" w:rsidR="004C04B1" w:rsidRPr="0048256F" w:rsidRDefault="00D451FA">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Zhang, Min; Wang, Yang; Li, Shi-Jun; Wang, Xinghua; Shi, Qianqian; Li, Xue; Qu, Ling-Bo; </w:t>
      </w:r>
      <w:r w:rsidRPr="0048256F">
        <w:rPr>
          <w:rFonts w:eastAsia="楷体"/>
          <w:b/>
          <w:bCs/>
        </w:rPr>
        <w:t>Wei, Donghui</w:t>
      </w:r>
      <w:r w:rsidR="005B2EC0" w:rsidRPr="0048256F">
        <w:rPr>
          <w:rFonts w:eastAsia="楷体"/>
          <w:b/>
          <w:bCs/>
        </w:rPr>
        <w:t>*</w:t>
      </w:r>
      <w:r w:rsidRPr="0048256F">
        <w:rPr>
          <w:rFonts w:eastAsia="楷体"/>
        </w:rPr>
        <w:t>; Lan, Yu</w:t>
      </w:r>
      <w:r w:rsidR="005B2EC0" w:rsidRPr="0048256F">
        <w:rPr>
          <w:rFonts w:eastAsia="楷体"/>
        </w:rPr>
        <w:t>*</w:t>
      </w:r>
      <w:r w:rsidRPr="0048256F">
        <w:rPr>
          <w:rFonts w:eastAsia="楷体"/>
        </w:rPr>
        <w:t xml:space="preserve">; Multiple Functional Organocatalyst-Promoted Inert C-C Activation: Mechanism and Origin of Selectivities, </w:t>
      </w:r>
      <w:r w:rsidRPr="0048256F">
        <w:rPr>
          <w:rFonts w:eastAsia="楷体"/>
          <w:i/>
          <w:iCs/>
        </w:rPr>
        <w:t>ACS Catalysis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11</w:t>
      </w:r>
      <w:r w:rsidRPr="0048256F">
        <w:rPr>
          <w:rFonts w:eastAsia="楷体"/>
        </w:rPr>
        <w:t>(6)</w:t>
      </w:r>
      <w:r w:rsidRPr="0048256F">
        <w:rPr>
          <w:rFonts w:eastAsia="楷体"/>
        </w:rPr>
        <w:t>：</w:t>
      </w:r>
      <w:r w:rsidRPr="0048256F">
        <w:rPr>
          <w:rFonts w:eastAsia="楷体"/>
        </w:rPr>
        <w:t>3443-3454.</w:t>
      </w:r>
      <w:r w:rsidR="0066515B" w:rsidRPr="0048256F">
        <w:rPr>
          <w:rFonts w:eastAsia="楷体"/>
        </w:rPr>
        <w:t xml:space="preserve"> </w:t>
      </w:r>
      <w:r w:rsidR="000B2D1B" w:rsidRPr="0048256F">
        <w:rPr>
          <w:rFonts w:eastAsia="楷体"/>
        </w:rPr>
        <w:t xml:space="preserve">SCIE. </w:t>
      </w:r>
      <w:r w:rsidRPr="0048256F">
        <w:rPr>
          <w:rFonts w:eastAsia="楷体"/>
        </w:rPr>
        <w:t>第四标注</w:t>
      </w:r>
    </w:p>
    <w:p w14:paraId="489D58D8" w14:textId="3D1A3CB6" w:rsidR="0055744D" w:rsidRPr="0048256F" w:rsidRDefault="005B2EC0">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Xinghua; Li, Shi-Jun; Wang, Ya-Nan; </w:t>
      </w:r>
      <w:r w:rsidRPr="0048256F">
        <w:rPr>
          <w:rFonts w:eastAsia="楷体"/>
          <w:b/>
          <w:bCs/>
        </w:rPr>
        <w:t>Wei, Donghui</w:t>
      </w:r>
      <w:r w:rsidR="00CA2DA0" w:rsidRPr="0048256F">
        <w:rPr>
          <w:rFonts w:eastAsia="楷体"/>
          <w:b/>
          <w:bCs/>
        </w:rPr>
        <w:t>*</w:t>
      </w:r>
      <w:r w:rsidRPr="0048256F">
        <w:rPr>
          <w:rFonts w:eastAsia="楷体"/>
        </w:rPr>
        <w:t>; Lan, Yu</w:t>
      </w:r>
      <w:r w:rsidR="00CA2DA0" w:rsidRPr="0048256F">
        <w:rPr>
          <w:rFonts w:eastAsia="楷体"/>
        </w:rPr>
        <w:t>*</w:t>
      </w:r>
      <w:r w:rsidRPr="0048256F">
        <w:rPr>
          <w:rFonts w:eastAsia="楷体"/>
        </w:rPr>
        <w:t xml:space="preserve">; Theoretical Model for N-Heterocyclic Carbene-Catalyzed Desymmetrizing [4+1] and [4+2] Annulations of an Enal and Aryldialdehyde with 1,3-Cyclopentenedione, </w:t>
      </w:r>
      <w:r w:rsidRPr="0048256F">
        <w:rPr>
          <w:rFonts w:eastAsia="楷体"/>
          <w:i/>
          <w:iCs/>
        </w:rPr>
        <w:t>Organic Letters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23</w:t>
      </w:r>
      <w:r w:rsidRPr="0048256F">
        <w:rPr>
          <w:rFonts w:eastAsia="楷体"/>
        </w:rPr>
        <w:t>(7)</w:t>
      </w:r>
      <w:r w:rsidRPr="0048256F">
        <w:rPr>
          <w:rFonts w:eastAsia="楷体" w:hint="eastAsia"/>
        </w:rPr>
        <w:t>：</w:t>
      </w:r>
      <w:r w:rsidRPr="0048256F">
        <w:rPr>
          <w:rFonts w:eastAsia="楷体"/>
        </w:rPr>
        <w:t>2421-2425.</w:t>
      </w:r>
      <w:r w:rsidR="00777849" w:rsidRPr="0048256F">
        <w:rPr>
          <w:rFonts w:eastAsia="楷体"/>
        </w:rPr>
        <w:t xml:space="preserve"> </w:t>
      </w:r>
      <w:r w:rsidR="000B2D1B" w:rsidRPr="0048256F">
        <w:rPr>
          <w:rFonts w:eastAsia="楷体"/>
        </w:rPr>
        <w:t>SCIE.</w:t>
      </w:r>
      <w:r w:rsidRPr="0048256F">
        <w:rPr>
          <w:rFonts w:eastAsia="楷体" w:hint="eastAsia"/>
        </w:rPr>
        <w:t>第二标注</w:t>
      </w:r>
    </w:p>
    <w:p w14:paraId="3149E281" w14:textId="3297F579" w:rsidR="005B2EC0" w:rsidRPr="0048256F" w:rsidRDefault="005B2EC0">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Xinghua; Wang, Yang; </w:t>
      </w:r>
      <w:r w:rsidRPr="0048256F">
        <w:rPr>
          <w:rFonts w:eastAsia="楷体"/>
          <w:b/>
          <w:bCs/>
        </w:rPr>
        <w:t>Wei, Donghui</w:t>
      </w:r>
      <w:r w:rsidR="00CA2DA0" w:rsidRPr="0048256F">
        <w:rPr>
          <w:rFonts w:eastAsia="楷体"/>
          <w:b/>
          <w:bCs/>
        </w:rPr>
        <w:t>*</w:t>
      </w:r>
      <w:r w:rsidRPr="0048256F">
        <w:rPr>
          <w:rFonts w:eastAsia="楷体"/>
        </w:rPr>
        <w:t>; Lan, Yu</w:t>
      </w:r>
      <w:r w:rsidR="00CA2DA0" w:rsidRPr="0048256F">
        <w:rPr>
          <w:rFonts w:eastAsia="楷体"/>
        </w:rPr>
        <w:t>*</w:t>
      </w:r>
      <w:r w:rsidRPr="0048256F">
        <w:rPr>
          <w:rFonts w:eastAsia="楷体"/>
        </w:rPr>
        <w:t xml:space="preserve">; Insight into the organocatalytic arylation of azonaphthalenes with alpha-chloroaldehydes: the general mechanism and origin of selectivities, </w:t>
      </w:r>
      <w:r w:rsidRPr="0048256F">
        <w:rPr>
          <w:rFonts w:eastAsia="楷体"/>
          <w:i/>
          <w:iCs/>
        </w:rPr>
        <w:t>Chemical Communications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57</w:t>
      </w:r>
      <w:r w:rsidRPr="0048256F">
        <w:rPr>
          <w:rFonts w:eastAsia="楷体"/>
        </w:rPr>
        <w:t>(2)</w:t>
      </w:r>
      <w:r w:rsidRPr="0048256F">
        <w:rPr>
          <w:rFonts w:eastAsia="楷体" w:hint="eastAsia"/>
        </w:rPr>
        <w:t>：</w:t>
      </w:r>
      <w:r w:rsidRPr="0048256F">
        <w:rPr>
          <w:rFonts w:eastAsia="楷体"/>
        </w:rPr>
        <w:t>219-222.</w:t>
      </w:r>
      <w:r w:rsidR="00CA2DA0" w:rsidRPr="0048256F">
        <w:rPr>
          <w:rFonts w:eastAsia="楷体"/>
        </w:rPr>
        <w:t xml:space="preserve"> </w:t>
      </w:r>
      <w:r w:rsidR="000B2D1B" w:rsidRPr="0048256F">
        <w:rPr>
          <w:rFonts w:eastAsia="楷体"/>
        </w:rPr>
        <w:t xml:space="preserve">SCIE. </w:t>
      </w:r>
      <w:r w:rsidRPr="0048256F">
        <w:rPr>
          <w:rFonts w:eastAsia="楷体" w:hint="eastAsia"/>
        </w:rPr>
        <w:t>第二标注</w:t>
      </w:r>
    </w:p>
    <w:p w14:paraId="10C6DF21" w14:textId="420A395A" w:rsidR="005B2EC0" w:rsidRPr="0048256F" w:rsidRDefault="005B2EC0">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Qiao, Yan; Lan, Yu</w:t>
      </w:r>
      <w:r w:rsidR="0098282A" w:rsidRPr="0048256F">
        <w:rPr>
          <w:rFonts w:eastAsia="楷体"/>
        </w:rPr>
        <w:t>*</w:t>
      </w:r>
      <w:r w:rsidRPr="0048256F">
        <w:rPr>
          <w:rFonts w:eastAsia="楷体"/>
        </w:rPr>
        <w:t xml:space="preserve">; </w:t>
      </w:r>
      <w:r w:rsidRPr="0048256F">
        <w:rPr>
          <w:rFonts w:eastAsia="楷体"/>
          <w:b/>
          <w:bCs/>
        </w:rPr>
        <w:t>Wei, Donghui</w:t>
      </w:r>
      <w:r w:rsidR="0098282A" w:rsidRPr="0048256F">
        <w:rPr>
          <w:rFonts w:eastAsia="楷体"/>
          <w:b/>
          <w:bCs/>
        </w:rPr>
        <w:t>*</w:t>
      </w:r>
      <w:r w:rsidRPr="0048256F">
        <w:rPr>
          <w:rFonts w:eastAsia="楷体"/>
        </w:rPr>
        <w:t xml:space="preserve">; Predicting the origin of selectivity in </w:t>
      </w:r>
      <w:r w:rsidRPr="0048256F">
        <w:rPr>
          <w:rFonts w:eastAsia="楷体"/>
        </w:rPr>
        <w:lastRenderedPageBreak/>
        <w:t xml:space="preserve">NHC-catalyzed ring opening of formylcyclopropane: a theoretical investigation, </w:t>
      </w:r>
      <w:r w:rsidRPr="0048256F">
        <w:rPr>
          <w:rFonts w:eastAsia="楷体"/>
          <w:i/>
          <w:iCs/>
        </w:rPr>
        <w:t>Catalysis Science &amp; Technology</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11</w:t>
      </w:r>
      <w:r w:rsidRPr="0048256F">
        <w:rPr>
          <w:rFonts w:eastAsia="楷体"/>
        </w:rPr>
        <w:t>(1)</w:t>
      </w:r>
      <w:r w:rsidRPr="0048256F">
        <w:rPr>
          <w:rFonts w:eastAsia="楷体" w:hint="eastAsia"/>
        </w:rPr>
        <w:t>：</w:t>
      </w:r>
      <w:r w:rsidRPr="0048256F">
        <w:rPr>
          <w:rFonts w:eastAsia="楷体"/>
        </w:rPr>
        <w:t>332-337.</w:t>
      </w:r>
      <w:r w:rsidR="0098282A" w:rsidRPr="0048256F">
        <w:rPr>
          <w:rFonts w:eastAsia="楷体"/>
        </w:rPr>
        <w:t xml:space="preserve"> </w:t>
      </w:r>
      <w:r w:rsidRPr="0048256F">
        <w:rPr>
          <w:rFonts w:eastAsia="楷体"/>
        </w:rPr>
        <w:t>SCIE.</w:t>
      </w:r>
      <w:r w:rsidR="0098282A" w:rsidRPr="0048256F">
        <w:rPr>
          <w:rFonts w:eastAsia="楷体"/>
        </w:rPr>
        <w:t xml:space="preserve"> </w:t>
      </w:r>
      <w:r w:rsidRPr="0048256F">
        <w:rPr>
          <w:rFonts w:eastAsia="楷体" w:hint="eastAsia"/>
        </w:rPr>
        <w:t>第一标注</w:t>
      </w:r>
    </w:p>
    <w:p w14:paraId="3D919220" w14:textId="6F2432FE"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Zhang, Qiao-Yu; Li, Shi-Jun; Wang, Yang; Song, Jinshuai; Lan, Yu</w:t>
      </w:r>
      <w:r w:rsidR="00E24073" w:rsidRPr="0048256F">
        <w:rPr>
          <w:rFonts w:eastAsia="楷体"/>
        </w:rPr>
        <w:t>*</w:t>
      </w:r>
      <w:r w:rsidRPr="0048256F">
        <w:rPr>
          <w:rFonts w:eastAsia="楷体"/>
        </w:rPr>
        <w:t xml:space="preserve">; </w:t>
      </w:r>
      <w:r w:rsidRPr="0048256F">
        <w:rPr>
          <w:rFonts w:eastAsia="楷体"/>
          <w:b/>
          <w:bCs/>
        </w:rPr>
        <w:t>Wei, Donghui</w:t>
      </w:r>
      <w:r w:rsidR="00E24073" w:rsidRPr="0048256F">
        <w:rPr>
          <w:rFonts w:eastAsia="楷体"/>
          <w:b/>
          <w:bCs/>
        </w:rPr>
        <w:t>*</w:t>
      </w:r>
      <w:r w:rsidRPr="0048256F">
        <w:rPr>
          <w:rFonts w:eastAsia="楷体"/>
        </w:rPr>
        <w:t xml:space="preserve">; Insights into the chiral sulfide/selenide-catalyzed electrophilic carbothiolation of alkynes: mechanism and origin of axial chirality, </w:t>
      </w:r>
      <w:r w:rsidRPr="0048256F">
        <w:rPr>
          <w:rFonts w:eastAsia="楷体"/>
          <w:i/>
          <w:iCs/>
        </w:rPr>
        <w:t>Organic Chemistry Frontiers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8</w:t>
      </w:r>
      <w:r w:rsidRPr="0048256F">
        <w:rPr>
          <w:rFonts w:eastAsia="楷体"/>
        </w:rPr>
        <w:t>(9)</w:t>
      </w:r>
      <w:r w:rsidRPr="0048256F">
        <w:rPr>
          <w:rFonts w:eastAsia="楷体" w:hint="eastAsia"/>
        </w:rPr>
        <w:t>：</w:t>
      </w:r>
      <w:r w:rsidRPr="0048256F">
        <w:rPr>
          <w:rFonts w:eastAsia="楷体"/>
        </w:rPr>
        <w:t>1983-1990.</w:t>
      </w:r>
      <w:r w:rsidR="00E24073" w:rsidRPr="0048256F">
        <w:rPr>
          <w:rFonts w:eastAsia="楷体"/>
        </w:rPr>
        <w:t xml:space="preserve"> </w:t>
      </w:r>
      <w:r w:rsidRPr="0048256F">
        <w:rPr>
          <w:rFonts w:eastAsia="楷体"/>
        </w:rPr>
        <w:t>SCIE.</w:t>
      </w:r>
      <w:r w:rsidR="00E24073" w:rsidRPr="0048256F">
        <w:rPr>
          <w:rFonts w:eastAsia="楷体"/>
        </w:rPr>
        <w:t xml:space="preserve"> </w:t>
      </w:r>
      <w:r w:rsidRPr="0048256F">
        <w:rPr>
          <w:rFonts w:eastAsia="楷体" w:hint="eastAsia"/>
        </w:rPr>
        <w:t>第二标注</w:t>
      </w:r>
    </w:p>
    <w:p w14:paraId="7A786FF7" w14:textId="1D60DF14"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Wang, Jin; Ju, Ming-Yue; Wang, Xinghua; Ma, Yan-Na</w:t>
      </w:r>
      <w:r w:rsidR="003B552F" w:rsidRPr="0048256F">
        <w:rPr>
          <w:rFonts w:eastAsia="楷体"/>
        </w:rPr>
        <w:t>*</w:t>
      </w:r>
      <w:r w:rsidRPr="0048256F">
        <w:rPr>
          <w:rFonts w:eastAsia="楷体"/>
        </w:rPr>
        <w:t xml:space="preserve">; </w:t>
      </w:r>
      <w:r w:rsidRPr="0048256F">
        <w:rPr>
          <w:rFonts w:eastAsia="楷体"/>
          <w:b/>
          <w:bCs/>
        </w:rPr>
        <w:t>Wei, Donghui</w:t>
      </w:r>
      <w:r w:rsidR="00E24073" w:rsidRPr="0048256F">
        <w:rPr>
          <w:rFonts w:eastAsia="楷体"/>
          <w:b/>
          <w:bCs/>
        </w:rPr>
        <w:t>*</w:t>
      </w:r>
      <w:r w:rsidRPr="0048256F">
        <w:rPr>
          <w:rFonts w:eastAsia="楷体"/>
        </w:rPr>
        <w:t>; Chen, Xuenian</w:t>
      </w:r>
      <w:r w:rsidR="003B552F" w:rsidRPr="0048256F">
        <w:rPr>
          <w:rFonts w:eastAsia="楷体"/>
        </w:rPr>
        <w:t>*</w:t>
      </w:r>
      <w:r w:rsidRPr="0048256F">
        <w:rPr>
          <w:rFonts w:eastAsia="楷体"/>
        </w:rPr>
        <w:t>; Hydroboration Reaction and Mechanism of Carboxylic Acids using NaNH</w:t>
      </w:r>
      <w:r w:rsidRPr="0048256F">
        <w:rPr>
          <w:rFonts w:eastAsia="楷体"/>
          <w:vertAlign w:val="subscript"/>
        </w:rPr>
        <w:t>2</w:t>
      </w:r>
      <w:r w:rsidRPr="0048256F">
        <w:rPr>
          <w:rFonts w:eastAsia="楷体"/>
        </w:rPr>
        <w:t>(BH</w:t>
      </w:r>
      <w:r w:rsidRPr="0048256F">
        <w:rPr>
          <w:rFonts w:eastAsia="楷体"/>
          <w:vertAlign w:val="subscript"/>
        </w:rPr>
        <w:t>3</w:t>
      </w:r>
      <w:r w:rsidRPr="0048256F">
        <w:rPr>
          <w:rFonts w:eastAsia="楷体"/>
        </w:rPr>
        <w:t>)</w:t>
      </w:r>
      <w:r w:rsidRPr="0048256F">
        <w:rPr>
          <w:rFonts w:eastAsia="楷体"/>
          <w:vertAlign w:val="subscript"/>
        </w:rPr>
        <w:t>2</w:t>
      </w:r>
      <w:r w:rsidRPr="0048256F">
        <w:rPr>
          <w:rFonts w:eastAsia="楷体"/>
        </w:rPr>
        <w:t>, a Hydroboration Reagent with Reducing Capability between NaBH</w:t>
      </w:r>
      <w:r w:rsidRPr="0048256F">
        <w:rPr>
          <w:rFonts w:eastAsia="楷体"/>
          <w:vertAlign w:val="subscript"/>
        </w:rPr>
        <w:t>4</w:t>
      </w:r>
      <w:r w:rsidRPr="0048256F">
        <w:rPr>
          <w:rFonts w:eastAsia="楷体"/>
        </w:rPr>
        <w:t xml:space="preserve"> and LiAlH</w:t>
      </w:r>
      <w:r w:rsidRPr="0048256F">
        <w:rPr>
          <w:rFonts w:eastAsia="楷体"/>
          <w:vertAlign w:val="subscript"/>
        </w:rPr>
        <w:t>4</w:t>
      </w:r>
      <w:r w:rsidRPr="0048256F">
        <w:rPr>
          <w:rFonts w:eastAsia="楷体"/>
        </w:rPr>
        <w:t xml:space="preserve">, </w:t>
      </w:r>
      <w:r w:rsidRPr="0048256F">
        <w:rPr>
          <w:rFonts w:eastAsia="楷体"/>
          <w:i/>
          <w:iCs/>
        </w:rPr>
        <w:t>Journal of Organic Chemistry</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86</w:t>
      </w:r>
      <w:r w:rsidRPr="0048256F">
        <w:rPr>
          <w:rFonts w:eastAsia="楷体"/>
        </w:rPr>
        <w:t>(7)</w:t>
      </w:r>
      <w:r w:rsidRPr="0048256F">
        <w:rPr>
          <w:rFonts w:eastAsia="楷体" w:hint="eastAsia"/>
        </w:rPr>
        <w:t>：</w:t>
      </w:r>
      <w:r w:rsidRPr="0048256F">
        <w:rPr>
          <w:rFonts w:eastAsia="楷体"/>
        </w:rPr>
        <w:t>5305-5316.</w:t>
      </w:r>
      <w:r w:rsidR="00E24073" w:rsidRPr="0048256F">
        <w:rPr>
          <w:rFonts w:eastAsia="楷体"/>
        </w:rPr>
        <w:t xml:space="preserve"> </w:t>
      </w:r>
      <w:r w:rsidRPr="0048256F">
        <w:rPr>
          <w:rFonts w:eastAsia="楷体"/>
        </w:rPr>
        <w:t>SCIE,</w:t>
      </w:r>
      <w:r w:rsidR="00E24073" w:rsidRPr="0048256F">
        <w:rPr>
          <w:rFonts w:eastAsia="楷体"/>
        </w:rPr>
        <w:t xml:space="preserve"> </w:t>
      </w:r>
      <w:r w:rsidRPr="0048256F">
        <w:rPr>
          <w:rFonts w:eastAsia="楷体" w:hint="eastAsia"/>
        </w:rPr>
        <w:t>第三标注</w:t>
      </w:r>
    </w:p>
    <w:p w14:paraId="64969F72" w14:textId="63EECF4E"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Deng, Qianqian; Mu, Fangjing; Qiao, Yan</w:t>
      </w:r>
      <w:r w:rsidR="00B56D48" w:rsidRPr="0048256F">
        <w:rPr>
          <w:rFonts w:eastAsia="楷体"/>
        </w:rPr>
        <w:t>*</w:t>
      </w:r>
      <w:r w:rsidRPr="0048256F">
        <w:rPr>
          <w:rFonts w:eastAsia="楷体"/>
        </w:rPr>
        <w:t xml:space="preserve">; </w:t>
      </w:r>
      <w:r w:rsidRPr="0048256F">
        <w:rPr>
          <w:rFonts w:eastAsia="楷体"/>
          <w:b/>
          <w:bCs/>
        </w:rPr>
        <w:t>Wei, Donghui</w:t>
      </w:r>
      <w:r w:rsidR="00B56D48" w:rsidRPr="0048256F">
        <w:rPr>
          <w:rFonts w:eastAsia="楷体"/>
          <w:b/>
          <w:bCs/>
        </w:rPr>
        <w:t>*</w:t>
      </w:r>
      <w:r w:rsidRPr="0048256F">
        <w:rPr>
          <w:rFonts w:eastAsia="楷体"/>
        </w:rPr>
        <w:t xml:space="preserve">; N-Heterocyclic Carbene-Catalyzed Asymmetric C-O Bond Construction between Benzoic Acid and o-Phthalaldehyde: Mechanism and Origin of Stereoselectivity, </w:t>
      </w:r>
      <w:r w:rsidRPr="0048256F">
        <w:rPr>
          <w:rFonts w:eastAsia="楷体"/>
          <w:i/>
          <w:iCs/>
        </w:rPr>
        <w:t>Chemistry-An Asian Journal</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16</w:t>
      </w:r>
      <w:r w:rsidRPr="0048256F">
        <w:rPr>
          <w:rFonts w:eastAsia="楷体"/>
        </w:rPr>
        <w:t>(16)</w:t>
      </w:r>
      <w:r w:rsidRPr="0048256F">
        <w:rPr>
          <w:rFonts w:eastAsia="楷体" w:hint="eastAsia"/>
        </w:rPr>
        <w:t>：</w:t>
      </w:r>
      <w:r w:rsidRPr="0048256F">
        <w:rPr>
          <w:rFonts w:eastAsia="楷体"/>
        </w:rPr>
        <w:t>2346-2350.</w:t>
      </w:r>
      <w:r w:rsidR="003B552F" w:rsidRPr="0048256F">
        <w:rPr>
          <w:rFonts w:eastAsia="楷体"/>
        </w:rPr>
        <w:t xml:space="preserve"> </w:t>
      </w:r>
      <w:r w:rsidRPr="0048256F">
        <w:rPr>
          <w:rFonts w:eastAsia="楷体"/>
        </w:rPr>
        <w:t>SCIE,</w:t>
      </w:r>
      <w:r w:rsidR="00B56D48" w:rsidRPr="0048256F">
        <w:rPr>
          <w:rFonts w:eastAsia="楷体"/>
        </w:rPr>
        <w:t xml:space="preserve"> </w:t>
      </w:r>
      <w:r w:rsidRPr="0048256F">
        <w:rPr>
          <w:rFonts w:eastAsia="楷体" w:hint="eastAsia"/>
        </w:rPr>
        <w:t>第一标注</w:t>
      </w:r>
    </w:p>
    <w:p w14:paraId="65886272" w14:textId="7FF8A013"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Yang, Ting-Ting; Zhang, Min; Zhang, Qiao-Yu; Wang, Congcong; Chen, Li-Hui</w:t>
      </w:r>
      <w:r w:rsidR="00B56D48" w:rsidRPr="0048256F">
        <w:rPr>
          <w:rFonts w:eastAsia="楷体"/>
        </w:rPr>
        <w:t>*</w:t>
      </w:r>
      <w:r w:rsidRPr="0048256F">
        <w:rPr>
          <w:rFonts w:eastAsia="楷体"/>
        </w:rPr>
        <w:t xml:space="preserve">; </w:t>
      </w:r>
      <w:r w:rsidRPr="0048256F">
        <w:rPr>
          <w:rFonts w:eastAsia="楷体"/>
          <w:b/>
          <w:bCs/>
        </w:rPr>
        <w:t>Wei, Donghui</w:t>
      </w:r>
      <w:r w:rsidR="00B56D48" w:rsidRPr="0048256F">
        <w:rPr>
          <w:rFonts w:eastAsia="楷体"/>
          <w:b/>
          <w:bCs/>
        </w:rPr>
        <w:t>*</w:t>
      </w:r>
      <w:r w:rsidRPr="0048256F">
        <w:rPr>
          <w:rFonts w:eastAsia="楷体"/>
        </w:rPr>
        <w:t>; Transformation of 1,1'-biphosphirane-M(CO)</w:t>
      </w:r>
      <w:r w:rsidRPr="0048256F">
        <w:rPr>
          <w:rFonts w:eastAsia="楷体"/>
          <w:vertAlign w:val="subscript"/>
        </w:rPr>
        <w:t>5</w:t>
      </w:r>
      <w:r w:rsidRPr="0048256F">
        <w:rPr>
          <w:rFonts w:eastAsia="楷体"/>
        </w:rPr>
        <w:t xml:space="preserve"> (M = Mo, Cr, W) complexes: Possible mechanisms and reactivity of active intermediates, </w:t>
      </w:r>
      <w:r w:rsidRPr="0048256F">
        <w:rPr>
          <w:rFonts w:eastAsia="楷体"/>
          <w:i/>
          <w:iCs/>
        </w:rPr>
        <w:t>Computational and Theoretical Chemistry</w:t>
      </w:r>
      <w:r w:rsidRPr="0048256F">
        <w:rPr>
          <w:rFonts w:eastAsia="楷体"/>
        </w:rPr>
        <w:t xml:space="preserve">, </w:t>
      </w:r>
      <w:r w:rsidRPr="0048256F">
        <w:rPr>
          <w:rFonts w:eastAsia="楷体"/>
          <w:b/>
          <w:bCs/>
        </w:rPr>
        <w:t>2021</w:t>
      </w:r>
      <w:r w:rsidRPr="0048256F">
        <w:rPr>
          <w:rFonts w:eastAsia="楷体"/>
        </w:rPr>
        <w:t xml:space="preserve">, </w:t>
      </w:r>
      <w:r w:rsidR="00B56D48" w:rsidRPr="0048256F">
        <w:rPr>
          <w:rFonts w:eastAsia="楷体"/>
          <w:i/>
          <w:iCs/>
        </w:rPr>
        <w:t>1</w:t>
      </w:r>
      <w:r w:rsidR="000018A7" w:rsidRPr="0048256F">
        <w:rPr>
          <w:rFonts w:eastAsia="楷体"/>
          <w:i/>
          <w:iCs/>
        </w:rPr>
        <w:t>20</w:t>
      </w:r>
      <w:r w:rsidR="00B56D48" w:rsidRPr="0048256F">
        <w:rPr>
          <w:rFonts w:eastAsia="楷体"/>
          <w:i/>
          <w:iCs/>
        </w:rPr>
        <w:t>4</w:t>
      </w:r>
      <w:r w:rsidRPr="0048256F">
        <w:rPr>
          <w:rFonts w:eastAsia="楷体" w:hint="eastAsia"/>
        </w:rPr>
        <w:t>：</w:t>
      </w:r>
      <w:r w:rsidRPr="0048256F">
        <w:rPr>
          <w:rFonts w:eastAsia="楷体"/>
        </w:rPr>
        <w:t>113420.</w:t>
      </w:r>
      <w:r w:rsidR="00B56D48" w:rsidRPr="0048256F">
        <w:rPr>
          <w:rFonts w:eastAsia="楷体"/>
        </w:rPr>
        <w:t xml:space="preserve"> </w:t>
      </w:r>
      <w:r w:rsidRPr="0048256F">
        <w:rPr>
          <w:rFonts w:eastAsia="楷体"/>
        </w:rPr>
        <w:t>SCIE,</w:t>
      </w:r>
      <w:r w:rsidR="00B56D48" w:rsidRPr="0048256F">
        <w:rPr>
          <w:rFonts w:eastAsia="楷体"/>
        </w:rPr>
        <w:t xml:space="preserve"> </w:t>
      </w:r>
      <w:r w:rsidRPr="0048256F">
        <w:rPr>
          <w:rFonts w:eastAsia="楷体" w:hint="eastAsia"/>
        </w:rPr>
        <w:t>第一标注</w:t>
      </w:r>
    </w:p>
    <w:p w14:paraId="11F66ECD" w14:textId="5BB285FB"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Chen, Xuenian</w:t>
      </w:r>
      <w:r w:rsidR="00A81C19" w:rsidRPr="0048256F">
        <w:rPr>
          <w:rFonts w:eastAsia="楷体"/>
        </w:rPr>
        <w:t>*</w:t>
      </w:r>
      <w:r w:rsidRPr="0048256F">
        <w:rPr>
          <w:rFonts w:eastAsia="楷体"/>
        </w:rPr>
        <w:t xml:space="preserve">; Liu, Xin-Ran; Wang, Xinghua; Chen, Xi-Meng; Jing, Yi; </w:t>
      </w:r>
      <w:r w:rsidRPr="0048256F">
        <w:rPr>
          <w:rFonts w:eastAsia="楷体"/>
          <w:b/>
          <w:bCs/>
        </w:rPr>
        <w:t>Wei, Donghui</w:t>
      </w:r>
      <w:r w:rsidR="00A81C19" w:rsidRPr="0048256F">
        <w:rPr>
          <w:rFonts w:eastAsia="楷体"/>
          <w:b/>
          <w:bCs/>
        </w:rPr>
        <w:t>*</w:t>
      </w:r>
      <w:r w:rsidRPr="0048256F">
        <w:rPr>
          <w:rFonts w:eastAsia="楷体"/>
        </w:rPr>
        <w:t xml:space="preserve">; A safe and efficient synthetic method for alkali metal octahydrotriborates, unravelling a general mechanism for constructing the delta B3 unit of polyhedral boranes, </w:t>
      </w:r>
      <w:r w:rsidRPr="0048256F">
        <w:rPr>
          <w:rFonts w:eastAsia="楷体"/>
          <w:i/>
          <w:iCs/>
        </w:rPr>
        <w:t>Dalton Transactions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50</w:t>
      </w:r>
      <w:r w:rsidRPr="0048256F">
        <w:rPr>
          <w:rFonts w:eastAsia="楷体"/>
        </w:rPr>
        <w:t>(39)</w:t>
      </w:r>
      <w:r w:rsidRPr="0048256F">
        <w:rPr>
          <w:rFonts w:eastAsia="楷体" w:hint="eastAsia"/>
        </w:rPr>
        <w:t>：</w:t>
      </w:r>
      <w:r w:rsidRPr="0048256F">
        <w:rPr>
          <w:rFonts w:eastAsia="楷体"/>
        </w:rPr>
        <w:t>13676-13679.</w:t>
      </w:r>
      <w:r w:rsidR="00A81C19" w:rsidRPr="0048256F">
        <w:rPr>
          <w:rFonts w:eastAsia="楷体"/>
        </w:rPr>
        <w:t xml:space="preserve"> </w:t>
      </w:r>
      <w:r w:rsidRPr="0048256F">
        <w:rPr>
          <w:rFonts w:eastAsia="楷体"/>
        </w:rPr>
        <w:t>SCIE,</w:t>
      </w:r>
      <w:r w:rsidR="00A81C19" w:rsidRPr="0048256F">
        <w:rPr>
          <w:rFonts w:eastAsia="楷体"/>
        </w:rPr>
        <w:t xml:space="preserve"> </w:t>
      </w:r>
      <w:r w:rsidRPr="0048256F">
        <w:rPr>
          <w:rFonts w:eastAsia="楷体" w:hint="eastAsia"/>
        </w:rPr>
        <w:t>第三标注</w:t>
      </w:r>
    </w:p>
    <w:p w14:paraId="4E830B77" w14:textId="4EE49DD5"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Liu, Yue; Gong, Kaili; Zhang, Han; Lan, Yu</w:t>
      </w:r>
      <w:r w:rsidR="001B3003" w:rsidRPr="0048256F">
        <w:rPr>
          <w:rFonts w:eastAsia="楷体"/>
        </w:rPr>
        <w:t>*</w:t>
      </w:r>
      <w:r w:rsidRPr="0048256F">
        <w:rPr>
          <w:rFonts w:eastAsia="楷体"/>
        </w:rPr>
        <w:t xml:space="preserve">; </w:t>
      </w:r>
      <w:r w:rsidRPr="0048256F">
        <w:rPr>
          <w:rFonts w:eastAsia="楷体"/>
          <w:b/>
          <w:bCs/>
        </w:rPr>
        <w:t>Wei, Donghui</w:t>
      </w:r>
      <w:r w:rsidR="001B3003" w:rsidRPr="0048256F">
        <w:rPr>
          <w:rFonts w:eastAsia="楷体"/>
          <w:b/>
          <w:bCs/>
        </w:rPr>
        <w:t>*</w:t>
      </w:r>
      <w:r w:rsidRPr="0048256F">
        <w:rPr>
          <w:rFonts w:eastAsia="楷体"/>
        </w:rPr>
        <w:t xml:space="preserve">; Theoretical study of the NHC-catalyzed C-S bond cleavage and reconstruction reaction: mechanism, stereoselectivity, and role of catalysts, </w:t>
      </w:r>
      <w:r w:rsidRPr="0048256F">
        <w:rPr>
          <w:rFonts w:eastAsia="楷体"/>
          <w:i/>
          <w:iCs/>
        </w:rPr>
        <w:t>Organic Chemistry Frontiers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8</w:t>
      </w:r>
      <w:r w:rsidRPr="0048256F">
        <w:rPr>
          <w:rFonts w:eastAsia="楷体"/>
        </w:rPr>
        <w:t>(19)</w:t>
      </w:r>
      <w:r w:rsidRPr="0048256F">
        <w:rPr>
          <w:rFonts w:eastAsia="楷体" w:hint="eastAsia"/>
        </w:rPr>
        <w:t>：</w:t>
      </w:r>
      <w:r w:rsidRPr="0048256F">
        <w:rPr>
          <w:rFonts w:eastAsia="楷体"/>
        </w:rPr>
        <w:t>5352-5360.</w:t>
      </w:r>
      <w:r w:rsidR="001B23DF" w:rsidRPr="0048256F">
        <w:rPr>
          <w:rFonts w:eastAsia="楷体"/>
        </w:rPr>
        <w:t xml:space="preserve"> </w:t>
      </w:r>
      <w:r w:rsidRPr="0048256F">
        <w:rPr>
          <w:rFonts w:eastAsia="楷体"/>
        </w:rPr>
        <w:t>SCIE,</w:t>
      </w:r>
      <w:r w:rsidR="001B23DF" w:rsidRPr="0048256F">
        <w:rPr>
          <w:rFonts w:eastAsia="楷体"/>
        </w:rPr>
        <w:t xml:space="preserve"> </w:t>
      </w:r>
      <w:r w:rsidRPr="0048256F">
        <w:rPr>
          <w:rFonts w:eastAsia="楷体" w:hint="eastAsia"/>
        </w:rPr>
        <w:t>第一标注</w:t>
      </w:r>
    </w:p>
    <w:p w14:paraId="1976B2FB" w14:textId="00484964"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Sun, Fang; Lu, Fangfang; Song, Xue; Wu, Wenchao; Zhang, Kai</w:t>
      </w:r>
      <w:r w:rsidR="002F4A52" w:rsidRPr="0048256F">
        <w:rPr>
          <w:rFonts w:eastAsia="楷体"/>
        </w:rPr>
        <w:t>*</w:t>
      </w:r>
      <w:r w:rsidRPr="0048256F">
        <w:rPr>
          <w:rFonts w:eastAsia="楷体"/>
        </w:rPr>
        <w:t xml:space="preserve">; Yu, Chenxia; Li, Tuanjie; </w:t>
      </w:r>
      <w:r w:rsidRPr="0048256F">
        <w:rPr>
          <w:rFonts w:eastAsia="楷体"/>
          <w:b/>
          <w:bCs/>
        </w:rPr>
        <w:t>Wei, Donghui</w:t>
      </w:r>
      <w:r w:rsidR="002F4A52" w:rsidRPr="0048256F">
        <w:rPr>
          <w:rFonts w:eastAsia="楷体"/>
          <w:b/>
          <w:bCs/>
        </w:rPr>
        <w:t>*</w:t>
      </w:r>
      <w:r w:rsidRPr="0048256F">
        <w:rPr>
          <w:rFonts w:eastAsia="楷体"/>
        </w:rPr>
        <w:t>; Yao, Changsheng</w:t>
      </w:r>
      <w:r w:rsidR="002F4A52" w:rsidRPr="0048256F">
        <w:rPr>
          <w:rFonts w:eastAsia="楷体"/>
        </w:rPr>
        <w:t>*</w:t>
      </w:r>
      <w:r w:rsidRPr="0048256F">
        <w:rPr>
          <w:rFonts w:eastAsia="楷体"/>
        </w:rPr>
        <w:t xml:space="preserve">; A combined experimental and computational study of NHC-catalyzed allylation of allenoate with MBH esters: new regiospecific and stereoselective access to 1,5-enyne, </w:t>
      </w:r>
      <w:r w:rsidRPr="0048256F">
        <w:rPr>
          <w:rFonts w:eastAsia="楷体"/>
          <w:i/>
          <w:iCs/>
        </w:rPr>
        <w:t>Organic Chemistry Frontiers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9</w:t>
      </w:r>
      <w:r w:rsidRPr="0048256F">
        <w:rPr>
          <w:rFonts w:eastAsia="楷体"/>
        </w:rPr>
        <w:t>(1)</w:t>
      </w:r>
      <w:r w:rsidRPr="0048256F">
        <w:rPr>
          <w:rFonts w:eastAsia="楷体" w:hint="eastAsia"/>
        </w:rPr>
        <w:t>：</w:t>
      </w:r>
      <w:r w:rsidRPr="0048256F">
        <w:rPr>
          <w:rFonts w:eastAsia="楷体"/>
        </w:rPr>
        <w:t>51-57.</w:t>
      </w:r>
      <w:r w:rsidR="002F4A52" w:rsidRPr="0048256F">
        <w:rPr>
          <w:rFonts w:eastAsia="楷体"/>
        </w:rPr>
        <w:t xml:space="preserve"> </w:t>
      </w:r>
      <w:r w:rsidRPr="0048256F">
        <w:rPr>
          <w:rFonts w:eastAsia="楷体"/>
        </w:rPr>
        <w:t>SCIE,</w:t>
      </w:r>
      <w:r w:rsidR="001B23DF" w:rsidRPr="0048256F">
        <w:rPr>
          <w:rFonts w:eastAsia="楷体"/>
        </w:rPr>
        <w:t xml:space="preserve"> </w:t>
      </w:r>
      <w:r w:rsidRPr="0048256F">
        <w:rPr>
          <w:rFonts w:eastAsia="楷体" w:hint="eastAsia"/>
        </w:rPr>
        <w:t>第二标注</w:t>
      </w:r>
    </w:p>
    <w:p w14:paraId="251FC043" w14:textId="18EF196D"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Zhang</w:t>
      </w:r>
      <w:r w:rsidR="002F4A52" w:rsidRPr="0048256F">
        <w:rPr>
          <w:rFonts w:eastAsia="楷体" w:hint="eastAsia"/>
        </w:rPr>
        <w:t>,</w:t>
      </w:r>
      <w:r w:rsidRPr="0048256F">
        <w:rPr>
          <w:rFonts w:eastAsia="楷体"/>
        </w:rPr>
        <w:t xml:space="preserve"> Jiaming; Luo</w:t>
      </w:r>
      <w:r w:rsidR="002F4A52" w:rsidRPr="0048256F">
        <w:rPr>
          <w:rFonts w:eastAsia="楷体"/>
        </w:rPr>
        <w:t>,</w:t>
      </w:r>
      <w:r w:rsidRPr="0048256F">
        <w:rPr>
          <w:rFonts w:eastAsia="楷体"/>
        </w:rPr>
        <w:t xml:space="preserve"> Jing; Li</w:t>
      </w:r>
      <w:r w:rsidR="002F4A52" w:rsidRPr="0048256F">
        <w:rPr>
          <w:rFonts w:eastAsia="楷体"/>
        </w:rPr>
        <w:t>,</w:t>
      </w:r>
      <w:r w:rsidRPr="0048256F">
        <w:rPr>
          <w:rFonts w:eastAsia="楷体"/>
        </w:rPr>
        <w:t xml:space="preserve"> Xue; Zhang</w:t>
      </w:r>
      <w:r w:rsidR="002F4A52" w:rsidRPr="0048256F">
        <w:rPr>
          <w:rFonts w:eastAsia="楷体"/>
        </w:rPr>
        <w:t>,</w:t>
      </w:r>
      <w:r w:rsidRPr="0048256F">
        <w:rPr>
          <w:rFonts w:eastAsia="楷体"/>
        </w:rPr>
        <w:t xml:space="preserve"> Qiaoyu; Wu</w:t>
      </w:r>
      <w:r w:rsidR="002F4A52" w:rsidRPr="0048256F">
        <w:rPr>
          <w:rFonts w:eastAsia="楷体"/>
        </w:rPr>
        <w:t>,</w:t>
      </w:r>
      <w:r w:rsidRPr="0048256F">
        <w:rPr>
          <w:rFonts w:eastAsia="楷体"/>
        </w:rPr>
        <w:t xml:space="preserve"> Zhoujie; Lan</w:t>
      </w:r>
      <w:r w:rsidR="002F4A52" w:rsidRPr="0048256F">
        <w:rPr>
          <w:rFonts w:eastAsia="楷体"/>
        </w:rPr>
        <w:t>,</w:t>
      </w:r>
      <w:r w:rsidRPr="0048256F">
        <w:rPr>
          <w:rFonts w:eastAsia="楷体"/>
        </w:rPr>
        <w:t xml:space="preserve"> Yu</w:t>
      </w:r>
      <w:r w:rsidR="002F4A52" w:rsidRPr="0048256F">
        <w:rPr>
          <w:rFonts w:eastAsia="楷体"/>
        </w:rPr>
        <w:t>*</w:t>
      </w:r>
      <w:r w:rsidRPr="0048256F">
        <w:rPr>
          <w:rFonts w:eastAsia="楷体"/>
        </w:rPr>
        <w:t xml:space="preserve">; </w:t>
      </w:r>
      <w:r w:rsidRPr="0048256F">
        <w:rPr>
          <w:rFonts w:eastAsia="楷体"/>
          <w:b/>
          <w:bCs/>
        </w:rPr>
        <w:t>Wei</w:t>
      </w:r>
      <w:r w:rsidR="002F4A52" w:rsidRPr="0048256F">
        <w:rPr>
          <w:rFonts w:eastAsia="楷体"/>
          <w:b/>
          <w:bCs/>
        </w:rPr>
        <w:t>,</w:t>
      </w:r>
      <w:r w:rsidRPr="0048256F">
        <w:rPr>
          <w:rFonts w:eastAsia="楷体"/>
          <w:b/>
          <w:bCs/>
        </w:rPr>
        <w:t xml:space="preserve"> Donghui</w:t>
      </w:r>
      <w:r w:rsidR="002F4A52" w:rsidRPr="0048256F">
        <w:rPr>
          <w:rFonts w:eastAsia="楷体"/>
          <w:b/>
          <w:bCs/>
        </w:rPr>
        <w:t>*</w:t>
      </w:r>
      <w:r w:rsidRPr="0048256F">
        <w:rPr>
          <w:rFonts w:eastAsia="楷体"/>
        </w:rPr>
        <w:t xml:space="preserve">; Insights into Organoamine-Catalyzed Asymmetric Synthesis of Axially Chiral Allenoates Using Morita-Baylis-Hillman Carbonates and Trisubstituted Allenoates: Mechanism and Origin of Stereoselectivity, </w:t>
      </w:r>
      <w:r w:rsidRPr="0048256F">
        <w:rPr>
          <w:rFonts w:eastAsia="楷体"/>
          <w:i/>
          <w:iCs/>
        </w:rPr>
        <w:t>Journal of Organic Chemistry</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86</w:t>
      </w:r>
      <w:r w:rsidRPr="0048256F">
        <w:rPr>
          <w:rFonts w:eastAsia="楷体" w:hint="eastAsia"/>
        </w:rPr>
        <w:t>：</w:t>
      </w:r>
      <w:r w:rsidRPr="0048256F">
        <w:rPr>
          <w:rFonts w:eastAsia="楷体"/>
        </w:rPr>
        <w:t>15276-15283.</w:t>
      </w:r>
      <w:r w:rsidR="002F4A52" w:rsidRPr="0048256F">
        <w:rPr>
          <w:rFonts w:eastAsia="楷体"/>
        </w:rPr>
        <w:t xml:space="preserve"> </w:t>
      </w:r>
      <w:r w:rsidRPr="0048256F">
        <w:rPr>
          <w:rFonts w:eastAsia="楷体"/>
        </w:rPr>
        <w:t xml:space="preserve">SCIE, </w:t>
      </w:r>
      <w:r w:rsidRPr="0048256F">
        <w:rPr>
          <w:rFonts w:eastAsia="楷体" w:hint="eastAsia"/>
        </w:rPr>
        <w:t>第二标注</w:t>
      </w:r>
    </w:p>
    <w:p w14:paraId="43FFD3DC" w14:textId="5CD1C335"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Pei</w:t>
      </w:r>
      <w:r w:rsidR="002F4A52" w:rsidRPr="0048256F">
        <w:rPr>
          <w:rFonts w:eastAsia="楷体"/>
        </w:rPr>
        <w:t>,</w:t>
      </w:r>
      <w:r w:rsidRPr="0048256F">
        <w:rPr>
          <w:rFonts w:eastAsia="楷体"/>
        </w:rPr>
        <w:t xml:space="preserve"> Zhipeng; Qiao</w:t>
      </w:r>
      <w:r w:rsidR="002F4A52" w:rsidRPr="0048256F">
        <w:rPr>
          <w:rFonts w:eastAsia="楷体"/>
        </w:rPr>
        <w:t>,</w:t>
      </w:r>
      <w:r w:rsidRPr="0048256F">
        <w:rPr>
          <w:rFonts w:eastAsia="楷体"/>
        </w:rPr>
        <w:t xml:space="preserve"> Qinyu; Gong</w:t>
      </w:r>
      <w:r w:rsidR="002F4A52" w:rsidRPr="0048256F">
        <w:rPr>
          <w:rFonts w:eastAsia="楷体"/>
        </w:rPr>
        <w:t>,</w:t>
      </w:r>
      <w:r w:rsidRPr="0048256F">
        <w:rPr>
          <w:rFonts w:eastAsia="楷体"/>
        </w:rPr>
        <w:t xml:space="preserve"> Cunxi; </w:t>
      </w:r>
      <w:r w:rsidRPr="0048256F">
        <w:rPr>
          <w:rFonts w:eastAsia="楷体"/>
          <w:b/>
          <w:bCs/>
        </w:rPr>
        <w:t>Wei</w:t>
      </w:r>
      <w:r w:rsidR="002F4A52" w:rsidRPr="0048256F">
        <w:rPr>
          <w:rFonts w:eastAsia="楷体"/>
          <w:b/>
          <w:bCs/>
        </w:rPr>
        <w:t>,</w:t>
      </w:r>
      <w:r w:rsidRPr="0048256F">
        <w:rPr>
          <w:rFonts w:eastAsia="楷体"/>
          <w:b/>
          <w:bCs/>
        </w:rPr>
        <w:t xml:space="preserve"> Donghui</w:t>
      </w:r>
      <w:r w:rsidR="002F4A52" w:rsidRPr="0048256F">
        <w:rPr>
          <w:rFonts w:eastAsia="楷体"/>
          <w:b/>
          <w:bCs/>
        </w:rPr>
        <w:t>*</w:t>
      </w:r>
      <w:r w:rsidRPr="0048256F">
        <w:rPr>
          <w:rFonts w:eastAsia="楷体"/>
        </w:rPr>
        <w:t>; Coote</w:t>
      </w:r>
      <w:r w:rsidR="002F4A52" w:rsidRPr="0048256F">
        <w:rPr>
          <w:rFonts w:eastAsia="楷体"/>
        </w:rPr>
        <w:t>,</w:t>
      </w:r>
      <w:r w:rsidRPr="0048256F">
        <w:rPr>
          <w:rFonts w:eastAsia="楷体"/>
        </w:rPr>
        <w:t xml:space="preserve"> Michelle L</w:t>
      </w:r>
      <w:r w:rsidR="002F4A52" w:rsidRPr="0048256F">
        <w:rPr>
          <w:rFonts w:eastAsia="楷体"/>
        </w:rPr>
        <w:t>.</w:t>
      </w:r>
      <w:r w:rsidR="009D7AC7" w:rsidRPr="0048256F">
        <w:rPr>
          <w:rFonts w:eastAsia="楷体"/>
        </w:rPr>
        <w:t>*</w:t>
      </w:r>
      <w:r w:rsidRPr="0048256F">
        <w:rPr>
          <w:rFonts w:eastAsia="楷体"/>
        </w:rPr>
        <w:t xml:space="preserve">; Electrostatic effects in N-heterocyclic carbene catalysis: revealing the nature of catalysed decarboxylation., </w:t>
      </w:r>
      <w:r w:rsidRPr="0048256F">
        <w:rPr>
          <w:rFonts w:eastAsia="楷体"/>
          <w:i/>
          <w:iCs/>
        </w:rPr>
        <w:t>Physical Chemistry Chemical Physics</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23</w:t>
      </w:r>
      <w:r w:rsidRPr="0048256F">
        <w:rPr>
          <w:rFonts w:eastAsia="楷体" w:hint="eastAsia"/>
        </w:rPr>
        <w:t>：</w:t>
      </w:r>
      <w:r w:rsidRPr="0048256F">
        <w:rPr>
          <w:rFonts w:eastAsia="楷体"/>
        </w:rPr>
        <w:t>24627-24633.</w:t>
      </w:r>
      <w:r w:rsidR="002F4A52" w:rsidRPr="0048256F">
        <w:rPr>
          <w:rFonts w:eastAsia="楷体"/>
        </w:rPr>
        <w:t xml:space="preserve"> </w:t>
      </w:r>
      <w:r w:rsidRPr="0048256F">
        <w:rPr>
          <w:rFonts w:eastAsia="楷体"/>
        </w:rPr>
        <w:t>SCIE,</w:t>
      </w:r>
      <w:r w:rsidR="002F4A52" w:rsidRPr="0048256F">
        <w:rPr>
          <w:rFonts w:eastAsia="楷体"/>
        </w:rPr>
        <w:t xml:space="preserve"> </w:t>
      </w:r>
      <w:r w:rsidRPr="0048256F">
        <w:rPr>
          <w:rFonts w:eastAsia="楷体" w:hint="eastAsia"/>
        </w:rPr>
        <w:t>第二标注</w:t>
      </w:r>
    </w:p>
    <w:p w14:paraId="6E20B6CD" w14:textId="763AB951"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hint="eastAsia"/>
          <w:b/>
          <w:bCs/>
        </w:rPr>
        <w:t>魏东辉</w:t>
      </w:r>
      <w:r w:rsidR="009D7AC7" w:rsidRPr="0048256F">
        <w:rPr>
          <w:rFonts w:eastAsia="楷体" w:hint="eastAsia"/>
          <w:b/>
          <w:bCs/>
        </w:rPr>
        <w:t>*</w:t>
      </w:r>
      <w:r w:rsidRPr="0048256F">
        <w:rPr>
          <w:rFonts w:eastAsia="楷体"/>
        </w:rPr>
        <w:t xml:space="preserve">; </w:t>
      </w:r>
      <w:r w:rsidRPr="0048256F">
        <w:rPr>
          <w:rFonts w:eastAsia="楷体" w:hint="eastAsia"/>
        </w:rPr>
        <w:t>牟方菁</w:t>
      </w:r>
      <w:r w:rsidRPr="0048256F">
        <w:rPr>
          <w:rFonts w:eastAsia="楷体"/>
        </w:rPr>
        <w:t xml:space="preserve">; </w:t>
      </w:r>
      <w:r w:rsidRPr="0048256F">
        <w:rPr>
          <w:rFonts w:eastAsia="楷体" w:hint="eastAsia"/>
        </w:rPr>
        <w:t>汪兴华</w:t>
      </w:r>
      <w:r w:rsidRPr="0048256F">
        <w:rPr>
          <w:rFonts w:eastAsia="楷体"/>
        </w:rPr>
        <w:t xml:space="preserve">; </w:t>
      </w:r>
      <w:r w:rsidRPr="0048256F">
        <w:rPr>
          <w:rFonts w:eastAsia="楷体" w:hint="eastAsia"/>
        </w:rPr>
        <w:t>休克尔分子轨道法处理</w:t>
      </w:r>
      <w:proofErr w:type="gramStart"/>
      <w:r w:rsidRPr="0048256F">
        <w:rPr>
          <w:rFonts w:eastAsia="楷体" w:hint="eastAsia"/>
        </w:rPr>
        <w:t>萘</w:t>
      </w:r>
      <w:proofErr w:type="gramEnd"/>
      <w:r w:rsidRPr="0048256F">
        <w:rPr>
          <w:rFonts w:eastAsia="楷体" w:hint="eastAsia"/>
        </w:rPr>
        <w:t>的</w:t>
      </w:r>
      <w:r w:rsidRPr="0048256F">
        <w:rPr>
          <w:rFonts w:eastAsia="楷体"/>
        </w:rPr>
        <w:t>π</w:t>
      </w:r>
      <w:r w:rsidRPr="0048256F">
        <w:rPr>
          <w:rFonts w:eastAsia="楷体" w:hint="eastAsia"/>
        </w:rPr>
        <w:t>键键级的释疑</w:t>
      </w:r>
      <w:r w:rsidRPr="0048256F">
        <w:rPr>
          <w:rFonts w:eastAsia="楷体"/>
        </w:rPr>
        <w:t xml:space="preserve">, </w:t>
      </w:r>
      <w:r w:rsidRPr="0048256F">
        <w:rPr>
          <w:rFonts w:eastAsia="楷体" w:hint="eastAsia"/>
          <w:i/>
          <w:iCs/>
        </w:rPr>
        <w:t>大学化学</w:t>
      </w:r>
      <w:r w:rsidRPr="0048256F">
        <w:rPr>
          <w:rFonts w:eastAsia="楷体"/>
        </w:rPr>
        <w:t xml:space="preserve">, </w:t>
      </w:r>
      <w:r w:rsidRPr="0048256F">
        <w:rPr>
          <w:rFonts w:eastAsia="楷体"/>
          <w:b/>
          <w:bCs/>
        </w:rPr>
        <w:t>2021</w:t>
      </w:r>
      <w:r w:rsidRPr="0048256F">
        <w:rPr>
          <w:rFonts w:eastAsia="楷体"/>
        </w:rPr>
        <w:t xml:space="preserve">, </w:t>
      </w:r>
      <w:r w:rsidRPr="0048256F">
        <w:rPr>
          <w:rFonts w:eastAsia="楷体"/>
          <w:i/>
          <w:iCs/>
        </w:rPr>
        <w:t>36</w:t>
      </w:r>
      <w:r w:rsidRPr="0048256F">
        <w:rPr>
          <w:rFonts w:eastAsia="楷体"/>
        </w:rPr>
        <w:t>(12)</w:t>
      </w:r>
      <w:r w:rsidRPr="0048256F">
        <w:rPr>
          <w:rFonts w:eastAsia="楷体" w:hint="eastAsia"/>
        </w:rPr>
        <w:t>：</w:t>
      </w:r>
      <w:r w:rsidRPr="0048256F">
        <w:rPr>
          <w:rFonts w:eastAsia="楷体"/>
        </w:rPr>
        <w:t>186-191.</w:t>
      </w:r>
      <w:r w:rsidR="0067299B" w:rsidRPr="0048256F">
        <w:rPr>
          <w:rFonts w:eastAsia="楷体"/>
        </w:rPr>
        <w:t xml:space="preserve"> </w:t>
      </w:r>
      <w:r w:rsidR="009D7AC7" w:rsidRPr="0048256F">
        <w:rPr>
          <w:rFonts w:eastAsia="楷体" w:hint="eastAsia"/>
        </w:rPr>
        <w:t>北大中文核心期刊</w:t>
      </w:r>
      <w:r w:rsidR="009D7AC7" w:rsidRPr="0048256F">
        <w:rPr>
          <w:rFonts w:eastAsia="楷体"/>
        </w:rPr>
        <w:t xml:space="preserve">. </w:t>
      </w:r>
      <w:r w:rsidRPr="0048256F">
        <w:rPr>
          <w:rFonts w:eastAsia="楷体" w:hint="eastAsia"/>
        </w:rPr>
        <w:t>第一标注</w:t>
      </w:r>
    </w:p>
    <w:p w14:paraId="1C0BB3C9" w14:textId="50D2AA38"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Li, Xue; Xu, Jun; Li, Shi-Jun; Qu, Ling-Bo; Li, Zhongjun; Chi, Yonggui Robin; </w:t>
      </w:r>
      <w:r w:rsidRPr="0048256F">
        <w:rPr>
          <w:rFonts w:eastAsia="楷体"/>
          <w:b/>
          <w:bCs/>
        </w:rPr>
        <w:t>Wei, Donghui</w:t>
      </w:r>
      <w:r w:rsidR="00441597" w:rsidRPr="0048256F">
        <w:rPr>
          <w:rFonts w:eastAsia="楷体"/>
          <w:b/>
          <w:bCs/>
        </w:rPr>
        <w:t>*</w:t>
      </w:r>
      <w:r w:rsidRPr="0048256F">
        <w:rPr>
          <w:rFonts w:eastAsia="楷体"/>
        </w:rPr>
        <w:t>; Lan, Yu</w:t>
      </w:r>
      <w:r w:rsidR="00441597" w:rsidRPr="0048256F">
        <w:rPr>
          <w:rFonts w:eastAsia="楷体"/>
        </w:rPr>
        <w:t>*</w:t>
      </w:r>
      <w:r w:rsidRPr="0048256F">
        <w:rPr>
          <w:rFonts w:eastAsia="楷体"/>
        </w:rPr>
        <w:t xml:space="preserve">; Prediction of NHC-catalyzed chemoselective functionalizations of carbonyl compounds: a general mechanistic map, </w:t>
      </w:r>
      <w:r w:rsidRPr="0048256F">
        <w:rPr>
          <w:rFonts w:eastAsia="楷体"/>
          <w:i/>
          <w:iCs/>
        </w:rPr>
        <w:t>Chemical Science</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11</w:t>
      </w:r>
      <w:r w:rsidRPr="0048256F">
        <w:rPr>
          <w:rFonts w:eastAsia="楷体"/>
        </w:rPr>
        <w:t>(27)</w:t>
      </w:r>
      <w:r w:rsidRPr="0048256F">
        <w:rPr>
          <w:rFonts w:eastAsia="楷体" w:hint="eastAsia"/>
        </w:rPr>
        <w:t>：</w:t>
      </w:r>
      <w:r w:rsidRPr="0048256F">
        <w:rPr>
          <w:rFonts w:eastAsia="楷体"/>
        </w:rPr>
        <w:t>7214-7225.</w:t>
      </w:r>
      <w:r w:rsidR="001D1F64" w:rsidRPr="0048256F">
        <w:rPr>
          <w:rFonts w:eastAsia="楷体"/>
        </w:rPr>
        <w:t xml:space="preserve"> </w:t>
      </w:r>
      <w:r w:rsidRPr="0048256F">
        <w:rPr>
          <w:rFonts w:eastAsia="楷体"/>
        </w:rPr>
        <w:t>SCIE.</w:t>
      </w:r>
      <w:r w:rsidR="001D1F64" w:rsidRPr="0048256F">
        <w:rPr>
          <w:rFonts w:eastAsia="楷体"/>
        </w:rPr>
        <w:t xml:space="preserve"> </w:t>
      </w:r>
      <w:r w:rsidRPr="0048256F">
        <w:rPr>
          <w:rFonts w:eastAsia="楷体" w:hint="eastAsia"/>
        </w:rPr>
        <w:t>第四标注</w:t>
      </w:r>
    </w:p>
    <w:p w14:paraId="58F08C8C" w14:textId="04853AD9"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Wang, Xinghua; Wang, Yang; Song, Jinshuai</w:t>
      </w:r>
      <w:r w:rsidR="00214556" w:rsidRPr="0048256F">
        <w:rPr>
          <w:rFonts w:eastAsia="楷体"/>
        </w:rPr>
        <w:t>*</w:t>
      </w:r>
      <w:r w:rsidRPr="0048256F">
        <w:rPr>
          <w:rFonts w:eastAsia="楷体"/>
        </w:rPr>
        <w:t xml:space="preserve">; </w:t>
      </w:r>
      <w:r w:rsidRPr="0048256F">
        <w:rPr>
          <w:rFonts w:eastAsia="楷体"/>
          <w:b/>
          <w:bCs/>
        </w:rPr>
        <w:t>Wei, Donghui</w:t>
      </w:r>
      <w:r w:rsidR="00214556" w:rsidRPr="0048256F">
        <w:rPr>
          <w:rFonts w:eastAsia="楷体"/>
          <w:b/>
          <w:bCs/>
        </w:rPr>
        <w:t>*</w:t>
      </w:r>
      <w:r w:rsidRPr="0048256F">
        <w:rPr>
          <w:rFonts w:eastAsia="楷体"/>
        </w:rPr>
        <w:t xml:space="preserve">; Insights into N-heterocyclic carbene and Lewis acid cooperatively catalyzed oxidative [3+3] annulation reactions of alpha,beta-unsaturated aldehyde with 1,3-dicarbonyl compounds, </w:t>
      </w:r>
      <w:r w:rsidRPr="0048256F">
        <w:rPr>
          <w:rFonts w:eastAsia="楷体"/>
          <w:i/>
          <w:iCs/>
        </w:rPr>
        <w:t>Organic Chemistry Frontiers</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7</w:t>
      </w:r>
      <w:r w:rsidRPr="0048256F">
        <w:rPr>
          <w:rFonts w:eastAsia="楷体"/>
        </w:rPr>
        <w:t>(9)</w:t>
      </w:r>
      <w:r w:rsidRPr="0048256F">
        <w:rPr>
          <w:rFonts w:eastAsia="楷体" w:hint="eastAsia"/>
        </w:rPr>
        <w:t>：</w:t>
      </w:r>
      <w:r w:rsidRPr="0048256F">
        <w:rPr>
          <w:rFonts w:eastAsia="楷体"/>
        </w:rPr>
        <w:t>1113-1121.</w:t>
      </w:r>
      <w:r w:rsidR="00214556" w:rsidRPr="0048256F">
        <w:rPr>
          <w:rFonts w:eastAsia="楷体"/>
        </w:rPr>
        <w:t xml:space="preserve"> </w:t>
      </w:r>
      <w:r w:rsidRPr="0048256F">
        <w:rPr>
          <w:rFonts w:eastAsia="楷体"/>
        </w:rPr>
        <w:t>SCIE.</w:t>
      </w:r>
      <w:r w:rsidR="00214556" w:rsidRPr="0048256F">
        <w:rPr>
          <w:rFonts w:eastAsia="楷体"/>
        </w:rPr>
        <w:t xml:space="preserve"> </w:t>
      </w:r>
      <w:r w:rsidRPr="0048256F">
        <w:rPr>
          <w:rFonts w:eastAsia="楷体" w:hint="eastAsia"/>
        </w:rPr>
        <w:t>第一标注</w:t>
      </w:r>
    </w:p>
    <w:p w14:paraId="556ACCB7" w14:textId="562CA65E"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Liu, Qiuli; Wang, Yang; Wang, Yanyan</w:t>
      </w:r>
      <w:r w:rsidR="00214556" w:rsidRPr="0048256F">
        <w:rPr>
          <w:rFonts w:eastAsia="楷体"/>
        </w:rPr>
        <w:t>*</w:t>
      </w:r>
      <w:r w:rsidRPr="0048256F">
        <w:rPr>
          <w:rFonts w:eastAsia="楷体"/>
        </w:rPr>
        <w:t xml:space="preserve">; Li, Xue; Qu, Ling-Bo; Lan, Yu; </w:t>
      </w:r>
      <w:r w:rsidRPr="0048256F">
        <w:rPr>
          <w:rFonts w:eastAsia="楷体"/>
          <w:b/>
          <w:bCs/>
        </w:rPr>
        <w:t>Wei, Donghui</w:t>
      </w:r>
      <w:r w:rsidR="00214556" w:rsidRPr="0048256F">
        <w:rPr>
          <w:rFonts w:eastAsia="楷体"/>
          <w:b/>
          <w:bCs/>
        </w:rPr>
        <w:t>*</w:t>
      </w:r>
      <w:r w:rsidRPr="0048256F">
        <w:rPr>
          <w:rFonts w:eastAsia="楷体"/>
        </w:rPr>
        <w:t xml:space="preserve">; Computational Study on N-Heterocyclic Carbene (NHC)-Catalyzed Intramolecular Hydroacylation-Stetter Reaction Cascade, </w:t>
      </w:r>
      <w:r w:rsidRPr="0048256F">
        <w:rPr>
          <w:rFonts w:eastAsia="楷体"/>
          <w:i/>
          <w:iCs/>
        </w:rPr>
        <w:t>Molecular Catalysis</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484</w:t>
      </w:r>
      <w:r w:rsidRPr="0048256F">
        <w:rPr>
          <w:rFonts w:eastAsia="楷体" w:hint="eastAsia"/>
        </w:rPr>
        <w:t>：</w:t>
      </w:r>
      <w:r w:rsidRPr="0048256F">
        <w:rPr>
          <w:rFonts w:eastAsia="楷体"/>
        </w:rPr>
        <w:t>110723.</w:t>
      </w:r>
      <w:r w:rsidR="00214556" w:rsidRPr="0048256F">
        <w:rPr>
          <w:rFonts w:eastAsia="楷体"/>
        </w:rPr>
        <w:t xml:space="preserve"> </w:t>
      </w:r>
      <w:r w:rsidRPr="0048256F">
        <w:rPr>
          <w:rFonts w:eastAsia="楷体"/>
        </w:rPr>
        <w:t>SCIE.</w:t>
      </w:r>
      <w:r w:rsidR="00214556" w:rsidRPr="0048256F">
        <w:rPr>
          <w:rFonts w:eastAsia="楷体"/>
        </w:rPr>
        <w:t xml:space="preserve"> </w:t>
      </w:r>
      <w:r w:rsidRPr="0048256F">
        <w:rPr>
          <w:rFonts w:eastAsia="楷体" w:hint="eastAsia"/>
        </w:rPr>
        <w:t>第一标注</w:t>
      </w:r>
    </w:p>
    <w:p w14:paraId="2B4BC676" w14:textId="70464D86"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Wu, Wenchao; Xu, Shuangli; Zhang, Yan; Wang, Xiu; Li, Ruotong; Sun, Fang; Yu, Chenxia; Li, Tuanjie</w:t>
      </w:r>
      <w:r w:rsidR="00D62B62" w:rsidRPr="0048256F">
        <w:rPr>
          <w:rFonts w:eastAsia="楷体"/>
        </w:rPr>
        <w:t>*</w:t>
      </w:r>
      <w:r w:rsidRPr="0048256F">
        <w:rPr>
          <w:rFonts w:eastAsia="楷体"/>
        </w:rPr>
        <w:t xml:space="preserve">; </w:t>
      </w:r>
      <w:r w:rsidRPr="0048256F">
        <w:rPr>
          <w:rFonts w:eastAsia="楷体"/>
          <w:b/>
          <w:bCs/>
        </w:rPr>
        <w:t>Wei, Donghui</w:t>
      </w:r>
      <w:r w:rsidR="00D62B62" w:rsidRPr="0048256F">
        <w:rPr>
          <w:rFonts w:eastAsia="楷体"/>
          <w:b/>
          <w:bCs/>
        </w:rPr>
        <w:t>*</w:t>
      </w:r>
      <w:r w:rsidRPr="0048256F">
        <w:rPr>
          <w:rFonts w:eastAsia="楷体"/>
        </w:rPr>
        <w:t>; Yao, Changsheng</w:t>
      </w:r>
      <w:r w:rsidR="00D62B62" w:rsidRPr="0048256F">
        <w:rPr>
          <w:rFonts w:eastAsia="楷体"/>
        </w:rPr>
        <w:t>*</w:t>
      </w:r>
      <w:r w:rsidRPr="0048256F">
        <w:rPr>
          <w:rFonts w:eastAsia="楷体"/>
        </w:rPr>
        <w:t xml:space="preserve">; NHC-catalyzed beta-specific addition of N-based nucleophiles to allenoates, </w:t>
      </w:r>
      <w:r w:rsidRPr="0048256F">
        <w:rPr>
          <w:rFonts w:eastAsia="楷体"/>
          <w:i/>
          <w:iCs/>
        </w:rPr>
        <w:t>Organic Chemistry Frontiers</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7</w:t>
      </w:r>
      <w:r w:rsidRPr="0048256F">
        <w:rPr>
          <w:rFonts w:eastAsia="楷体"/>
        </w:rPr>
        <w:t>(13)</w:t>
      </w:r>
      <w:r w:rsidRPr="0048256F">
        <w:rPr>
          <w:rFonts w:eastAsia="楷体" w:hint="eastAsia"/>
        </w:rPr>
        <w:t>：</w:t>
      </w:r>
      <w:r w:rsidRPr="0048256F">
        <w:rPr>
          <w:rFonts w:eastAsia="楷体"/>
        </w:rPr>
        <w:t>1593-1599.</w:t>
      </w:r>
      <w:r w:rsidR="00273164" w:rsidRPr="0048256F">
        <w:rPr>
          <w:rFonts w:eastAsia="楷体"/>
        </w:rPr>
        <w:t xml:space="preserve"> </w:t>
      </w:r>
      <w:r w:rsidRPr="0048256F">
        <w:rPr>
          <w:rFonts w:eastAsia="楷体"/>
        </w:rPr>
        <w:t>SCIE.</w:t>
      </w:r>
      <w:r w:rsidR="00273164" w:rsidRPr="0048256F">
        <w:rPr>
          <w:rFonts w:eastAsia="楷体"/>
        </w:rPr>
        <w:t xml:space="preserve"> </w:t>
      </w:r>
      <w:r w:rsidRPr="0048256F">
        <w:rPr>
          <w:rFonts w:eastAsia="楷体" w:hint="eastAsia"/>
        </w:rPr>
        <w:t>第二标注</w:t>
      </w:r>
    </w:p>
    <w:p w14:paraId="5BA4CD83" w14:textId="2C28EAF1"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lastRenderedPageBreak/>
        <w:t xml:space="preserve">Wang, Yang; </w:t>
      </w:r>
      <w:r w:rsidRPr="0048256F">
        <w:rPr>
          <w:rFonts w:eastAsia="楷体"/>
          <w:b/>
          <w:bCs/>
        </w:rPr>
        <w:t>Wei, Donghui</w:t>
      </w:r>
      <w:r w:rsidR="00273164" w:rsidRPr="0048256F">
        <w:rPr>
          <w:rFonts w:eastAsia="楷体"/>
          <w:b/>
          <w:bCs/>
        </w:rPr>
        <w:t>*</w:t>
      </w:r>
      <w:r w:rsidRPr="0048256F">
        <w:rPr>
          <w:rFonts w:eastAsia="楷体"/>
        </w:rPr>
        <w:t>; Mechanistic investigation of N-heterocyclic carbene and Na</w:t>
      </w:r>
      <w:r w:rsidRPr="0048256F">
        <w:rPr>
          <w:rFonts w:eastAsia="楷体"/>
          <w:vertAlign w:val="subscript"/>
        </w:rPr>
        <w:t>2</w:t>
      </w:r>
      <w:r w:rsidRPr="0048256F">
        <w:rPr>
          <w:rFonts w:eastAsia="楷体"/>
        </w:rPr>
        <w:t>CO</w:t>
      </w:r>
      <w:r w:rsidRPr="0048256F">
        <w:rPr>
          <w:rFonts w:eastAsia="楷体"/>
          <w:vertAlign w:val="subscript"/>
        </w:rPr>
        <w:t>3</w:t>
      </w:r>
      <w:r w:rsidRPr="0048256F">
        <w:rPr>
          <w:rFonts w:eastAsia="楷体"/>
        </w:rPr>
        <w:t xml:space="preserve"> cooperatively catalyzed C(</w:t>
      </w:r>
      <w:r w:rsidRPr="0048256F">
        <w:rPr>
          <w:rFonts w:eastAsia="楷体"/>
          <w:i/>
          <w:iCs/>
        </w:rPr>
        <w:t>sp</w:t>
      </w:r>
      <w:r w:rsidRPr="0048256F">
        <w:rPr>
          <w:rFonts w:eastAsia="楷体"/>
          <w:i/>
          <w:iCs/>
          <w:vertAlign w:val="superscript"/>
        </w:rPr>
        <w:t>3</w:t>
      </w:r>
      <w:r w:rsidRPr="0048256F">
        <w:rPr>
          <w:rFonts w:eastAsia="楷体"/>
        </w:rPr>
        <w:t xml:space="preserve">)-F bond activation reaction of fluoroenal, Molecular Catalysis, </w:t>
      </w:r>
      <w:r w:rsidRPr="0048256F">
        <w:rPr>
          <w:rFonts w:eastAsia="楷体"/>
          <w:b/>
          <w:bCs/>
        </w:rPr>
        <w:t>2020</w:t>
      </w:r>
      <w:r w:rsidRPr="0048256F">
        <w:rPr>
          <w:rFonts w:eastAsia="楷体"/>
        </w:rPr>
        <w:t>, 489</w:t>
      </w:r>
      <w:r w:rsidRPr="0048256F">
        <w:rPr>
          <w:rFonts w:eastAsia="楷体" w:hint="eastAsia"/>
        </w:rPr>
        <w:t>：</w:t>
      </w:r>
      <w:r w:rsidRPr="0048256F">
        <w:rPr>
          <w:rFonts w:eastAsia="楷体"/>
        </w:rPr>
        <w:t>110944.</w:t>
      </w:r>
      <w:r w:rsidR="00273164" w:rsidRPr="0048256F">
        <w:rPr>
          <w:rFonts w:eastAsia="楷体"/>
        </w:rPr>
        <w:t xml:space="preserve"> </w:t>
      </w:r>
      <w:r w:rsidRPr="0048256F">
        <w:rPr>
          <w:rFonts w:eastAsia="楷体"/>
        </w:rPr>
        <w:t>SCIE.</w:t>
      </w:r>
      <w:r w:rsidR="00273164" w:rsidRPr="0048256F">
        <w:rPr>
          <w:rFonts w:eastAsia="楷体"/>
        </w:rPr>
        <w:t xml:space="preserve"> </w:t>
      </w:r>
      <w:r w:rsidRPr="0048256F">
        <w:rPr>
          <w:rFonts w:eastAsia="楷体" w:hint="eastAsia"/>
        </w:rPr>
        <w:t>第一标注</w:t>
      </w:r>
    </w:p>
    <w:p w14:paraId="52C247E8" w14:textId="4656F3E3"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Qu, Ling-Bo; Lan, Yu</w:t>
      </w:r>
      <w:r w:rsidR="004A0ECC" w:rsidRPr="0048256F">
        <w:rPr>
          <w:rFonts w:eastAsia="楷体"/>
        </w:rPr>
        <w:t>*</w:t>
      </w:r>
      <w:r w:rsidRPr="0048256F">
        <w:rPr>
          <w:rFonts w:eastAsia="楷体"/>
        </w:rPr>
        <w:t xml:space="preserve">; </w:t>
      </w:r>
      <w:r w:rsidRPr="0048256F">
        <w:rPr>
          <w:rFonts w:eastAsia="楷体"/>
          <w:b/>
          <w:bCs/>
        </w:rPr>
        <w:t>Wei, Donghui</w:t>
      </w:r>
      <w:r w:rsidR="004A0ECC" w:rsidRPr="0048256F">
        <w:rPr>
          <w:rFonts w:eastAsia="楷体"/>
          <w:b/>
          <w:bCs/>
        </w:rPr>
        <w:t>*</w:t>
      </w:r>
      <w:r w:rsidRPr="0048256F">
        <w:rPr>
          <w:rFonts w:eastAsia="楷体"/>
        </w:rPr>
        <w:t xml:space="preserve">; Origin of Regio- and Stereoselectivity in the NHC-catalyzed Reaction of Alkyl Pyridinium with Aliphatic Enal, </w:t>
      </w:r>
      <w:r w:rsidRPr="0048256F">
        <w:rPr>
          <w:rFonts w:eastAsia="楷体"/>
          <w:i/>
          <w:iCs/>
        </w:rPr>
        <w:t>ChemCatChem</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12</w:t>
      </w:r>
      <w:r w:rsidRPr="0048256F">
        <w:rPr>
          <w:rFonts w:eastAsia="楷体"/>
        </w:rPr>
        <w:t>(4)</w:t>
      </w:r>
      <w:r w:rsidRPr="0048256F">
        <w:rPr>
          <w:rFonts w:eastAsia="楷体" w:hint="eastAsia"/>
        </w:rPr>
        <w:t>：</w:t>
      </w:r>
      <w:r w:rsidRPr="0048256F">
        <w:rPr>
          <w:rFonts w:eastAsia="楷体"/>
        </w:rPr>
        <w:t>1068-1074.</w:t>
      </w:r>
      <w:r w:rsidR="004A0ECC" w:rsidRPr="0048256F">
        <w:rPr>
          <w:rFonts w:eastAsia="楷体"/>
        </w:rPr>
        <w:t xml:space="preserve"> </w:t>
      </w:r>
      <w:r w:rsidRPr="0048256F">
        <w:rPr>
          <w:rFonts w:eastAsia="楷体"/>
        </w:rPr>
        <w:t>SCIE.</w:t>
      </w:r>
      <w:r w:rsidR="004A0ECC" w:rsidRPr="0048256F">
        <w:rPr>
          <w:rFonts w:eastAsia="楷体"/>
        </w:rPr>
        <w:t xml:space="preserve"> </w:t>
      </w:r>
      <w:r w:rsidRPr="0048256F">
        <w:rPr>
          <w:rFonts w:eastAsia="楷体" w:hint="eastAsia"/>
        </w:rPr>
        <w:t>第一标注</w:t>
      </w:r>
    </w:p>
    <w:p w14:paraId="5C71FECD" w14:textId="2AF53988"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Yang; Qu, Ling-Bo; </w:t>
      </w:r>
      <w:r w:rsidRPr="0048256F">
        <w:rPr>
          <w:rFonts w:eastAsia="楷体"/>
          <w:b/>
          <w:bCs/>
        </w:rPr>
        <w:t>Wei, Donghui</w:t>
      </w:r>
      <w:r w:rsidR="004A0ECC" w:rsidRPr="0048256F">
        <w:rPr>
          <w:rFonts w:eastAsia="楷体"/>
          <w:b/>
          <w:bCs/>
        </w:rPr>
        <w:t>*</w:t>
      </w:r>
      <w:r w:rsidRPr="0048256F">
        <w:rPr>
          <w:rFonts w:eastAsia="楷体"/>
        </w:rPr>
        <w:t>; Lan, Yu</w:t>
      </w:r>
      <w:r w:rsidR="004A0ECC" w:rsidRPr="0048256F">
        <w:rPr>
          <w:rFonts w:eastAsia="楷体"/>
        </w:rPr>
        <w:t>*</w:t>
      </w:r>
      <w:r w:rsidRPr="0048256F">
        <w:rPr>
          <w:rFonts w:eastAsia="楷体"/>
        </w:rPr>
        <w:t xml:space="preserve">; Unveiling the Chemo- and Stereoselectivities of NHC-Catalyzed Reactions of an Aliphatic Ester with Aminochalcone, </w:t>
      </w:r>
      <w:r w:rsidRPr="0048256F">
        <w:rPr>
          <w:rFonts w:eastAsia="楷体"/>
          <w:i/>
          <w:iCs/>
        </w:rPr>
        <w:t>Journal of Organic Chemistry</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85</w:t>
      </w:r>
      <w:r w:rsidRPr="0048256F">
        <w:rPr>
          <w:rFonts w:eastAsia="楷体"/>
        </w:rPr>
        <w:t>(13)</w:t>
      </w:r>
      <w:r w:rsidRPr="0048256F">
        <w:rPr>
          <w:rFonts w:eastAsia="楷体" w:hint="eastAsia"/>
        </w:rPr>
        <w:t>：</w:t>
      </w:r>
      <w:r w:rsidRPr="0048256F">
        <w:rPr>
          <w:rFonts w:eastAsia="楷体"/>
        </w:rPr>
        <w:t>8437-8446.</w:t>
      </w:r>
      <w:r w:rsidR="004A0ECC" w:rsidRPr="0048256F">
        <w:rPr>
          <w:rFonts w:eastAsia="楷体"/>
        </w:rPr>
        <w:t xml:space="preserve"> </w:t>
      </w:r>
      <w:r w:rsidRPr="0048256F">
        <w:rPr>
          <w:rFonts w:eastAsia="楷体"/>
        </w:rPr>
        <w:t>SCIE.</w:t>
      </w:r>
      <w:r w:rsidR="004A0ECC" w:rsidRPr="0048256F">
        <w:rPr>
          <w:rFonts w:eastAsia="楷体"/>
        </w:rPr>
        <w:t xml:space="preserve"> </w:t>
      </w:r>
      <w:r w:rsidRPr="0048256F">
        <w:rPr>
          <w:rFonts w:eastAsia="楷体" w:hint="eastAsia"/>
        </w:rPr>
        <w:t>第二标注</w:t>
      </w:r>
    </w:p>
    <w:p w14:paraId="4995E2AC" w14:textId="2A81E112"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Sun, Fang; Yin, Tingrui; Wang, Yang; Feng, Anni; Yang, Liuqing; Wu, Wenchao; Yu, Chenxia; Li, Tuanjie</w:t>
      </w:r>
      <w:r w:rsidR="00042FD9" w:rsidRPr="0048256F">
        <w:rPr>
          <w:rFonts w:eastAsia="楷体"/>
        </w:rPr>
        <w:t>*</w:t>
      </w:r>
      <w:r w:rsidRPr="0048256F">
        <w:rPr>
          <w:rFonts w:eastAsia="楷体"/>
        </w:rPr>
        <w:t xml:space="preserve">; </w:t>
      </w:r>
      <w:r w:rsidRPr="0048256F">
        <w:rPr>
          <w:rFonts w:eastAsia="楷体"/>
          <w:b/>
          <w:bCs/>
        </w:rPr>
        <w:t>Wei, Donghui</w:t>
      </w:r>
      <w:r w:rsidR="00042FD9" w:rsidRPr="0048256F">
        <w:rPr>
          <w:rFonts w:eastAsia="楷体"/>
          <w:b/>
          <w:bCs/>
        </w:rPr>
        <w:t>*</w:t>
      </w:r>
      <w:r w:rsidRPr="0048256F">
        <w:rPr>
          <w:rFonts w:eastAsia="楷体"/>
        </w:rPr>
        <w:t>; Yao, Changsheng</w:t>
      </w:r>
      <w:r w:rsidR="00042FD9" w:rsidRPr="0048256F">
        <w:rPr>
          <w:rFonts w:eastAsia="楷体"/>
        </w:rPr>
        <w:t>*</w:t>
      </w:r>
      <w:r w:rsidRPr="0048256F">
        <w:rPr>
          <w:rFonts w:eastAsia="楷体"/>
        </w:rPr>
        <w:t xml:space="preserve">; A combined experimental and computational study of NHC-promoted desulfonylation of tosylated aldimines, </w:t>
      </w:r>
      <w:r w:rsidRPr="0048256F">
        <w:rPr>
          <w:rFonts w:eastAsia="楷体"/>
          <w:i/>
          <w:iCs/>
        </w:rPr>
        <w:t>Organic Chemistry Frontiers</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7</w:t>
      </w:r>
      <w:r w:rsidRPr="0048256F">
        <w:rPr>
          <w:rFonts w:eastAsia="楷体"/>
        </w:rPr>
        <w:t>(3)</w:t>
      </w:r>
      <w:r w:rsidRPr="0048256F">
        <w:rPr>
          <w:rFonts w:eastAsia="楷体" w:hint="eastAsia"/>
        </w:rPr>
        <w:t>：</w:t>
      </w:r>
      <w:r w:rsidRPr="0048256F">
        <w:rPr>
          <w:rFonts w:eastAsia="楷体"/>
        </w:rPr>
        <w:t>578-583.</w:t>
      </w:r>
      <w:r w:rsidR="00042FD9" w:rsidRPr="0048256F">
        <w:rPr>
          <w:rFonts w:eastAsia="楷体"/>
        </w:rPr>
        <w:t xml:space="preserve"> </w:t>
      </w:r>
      <w:r w:rsidRPr="0048256F">
        <w:rPr>
          <w:rFonts w:eastAsia="楷体"/>
        </w:rPr>
        <w:t>SCIE.</w:t>
      </w:r>
      <w:r w:rsidR="00042FD9" w:rsidRPr="0048256F">
        <w:rPr>
          <w:rFonts w:eastAsia="楷体"/>
        </w:rPr>
        <w:t xml:space="preserve"> </w:t>
      </w:r>
      <w:r w:rsidRPr="0048256F">
        <w:rPr>
          <w:rFonts w:eastAsia="楷体" w:hint="eastAsia"/>
        </w:rPr>
        <w:t>第二标注</w:t>
      </w:r>
    </w:p>
    <w:p w14:paraId="6446CA82" w14:textId="082960A9" w:rsidR="001237EB" w:rsidRPr="0048256F" w:rsidRDefault="001237EB">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Deng, Qianqian; Li, Shi-Jun; </w:t>
      </w:r>
      <w:r w:rsidRPr="0048256F">
        <w:rPr>
          <w:rFonts w:eastAsia="楷体"/>
          <w:b/>
          <w:bCs/>
        </w:rPr>
        <w:t>Wei, Donghui</w:t>
      </w:r>
      <w:r w:rsidR="008B415F" w:rsidRPr="0048256F">
        <w:rPr>
          <w:rFonts w:eastAsia="楷体"/>
          <w:b/>
          <w:bCs/>
        </w:rPr>
        <w:t>*</w:t>
      </w:r>
      <w:r w:rsidRPr="0048256F">
        <w:rPr>
          <w:rFonts w:eastAsia="楷体"/>
        </w:rPr>
        <w:t>; Lan, Yu</w:t>
      </w:r>
      <w:r w:rsidR="008B415F" w:rsidRPr="0048256F">
        <w:rPr>
          <w:rFonts w:eastAsia="楷体"/>
        </w:rPr>
        <w:t>*</w:t>
      </w:r>
      <w:r w:rsidRPr="0048256F">
        <w:rPr>
          <w:rFonts w:eastAsia="楷体"/>
        </w:rPr>
        <w:t xml:space="preserve">; Insights into Lewis base-catalyzed chemoselective [3+2] and [3+4] annulation reactions of MBH carbonates, </w:t>
      </w:r>
      <w:r w:rsidRPr="0048256F">
        <w:rPr>
          <w:rFonts w:eastAsia="楷体"/>
          <w:i/>
          <w:iCs/>
        </w:rPr>
        <w:t>Organic Chemistry Frontiers</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7</w:t>
      </w:r>
      <w:r w:rsidRPr="0048256F">
        <w:rPr>
          <w:rFonts w:eastAsia="楷体"/>
        </w:rPr>
        <w:t>(14)</w:t>
      </w:r>
      <w:r w:rsidRPr="0048256F">
        <w:rPr>
          <w:rFonts w:eastAsia="楷体" w:hint="eastAsia"/>
        </w:rPr>
        <w:t>：</w:t>
      </w:r>
      <w:r w:rsidRPr="0048256F">
        <w:rPr>
          <w:rFonts w:eastAsia="楷体"/>
        </w:rPr>
        <w:t>1828-1836.</w:t>
      </w:r>
      <w:r w:rsidR="008B415F" w:rsidRPr="0048256F">
        <w:rPr>
          <w:rFonts w:eastAsia="楷体"/>
        </w:rPr>
        <w:t xml:space="preserve"> </w:t>
      </w:r>
      <w:r w:rsidRPr="0048256F">
        <w:rPr>
          <w:rFonts w:eastAsia="楷体"/>
        </w:rPr>
        <w:t>SCIE.</w:t>
      </w:r>
      <w:r w:rsidR="008B415F" w:rsidRPr="0048256F">
        <w:rPr>
          <w:rFonts w:eastAsia="楷体"/>
        </w:rPr>
        <w:t xml:space="preserve"> </w:t>
      </w:r>
      <w:r w:rsidRPr="0048256F">
        <w:rPr>
          <w:rFonts w:eastAsia="楷体" w:hint="eastAsia"/>
        </w:rPr>
        <w:t>第一标注</w:t>
      </w:r>
    </w:p>
    <w:p w14:paraId="1D59166D" w14:textId="101E200B" w:rsidR="001237EB"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Congcong; Li, Shi-Jun; Zhang, Qiao-Chu; </w:t>
      </w:r>
      <w:r w:rsidRPr="0048256F">
        <w:rPr>
          <w:rFonts w:eastAsia="楷体"/>
          <w:b/>
          <w:bCs/>
        </w:rPr>
        <w:t>Wei, Donghui</w:t>
      </w:r>
      <w:r w:rsidR="008B415F" w:rsidRPr="0048256F">
        <w:rPr>
          <w:rFonts w:eastAsia="楷体"/>
          <w:b/>
          <w:bCs/>
        </w:rPr>
        <w:t>*</w:t>
      </w:r>
      <w:r w:rsidRPr="0048256F">
        <w:rPr>
          <w:rFonts w:eastAsia="楷体"/>
        </w:rPr>
        <w:t>; Ding, Lina</w:t>
      </w:r>
      <w:r w:rsidR="008B415F" w:rsidRPr="0048256F">
        <w:rPr>
          <w:rFonts w:eastAsia="楷体"/>
        </w:rPr>
        <w:t>*</w:t>
      </w:r>
      <w:r w:rsidRPr="0048256F">
        <w:rPr>
          <w:rFonts w:eastAsia="楷体"/>
        </w:rPr>
        <w:t xml:space="preserve">; Insights into isothiourea-catalyzed asymmetric [3+3] annulation of alpha,beta-unsaturated aryl esters with 2-acylbenzazoles: mechanism, origin of stereoselectivity and switchable chemoselectivity, </w:t>
      </w:r>
      <w:r w:rsidRPr="0048256F">
        <w:rPr>
          <w:rFonts w:eastAsia="楷体"/>
          <w:i/>
          <w:iCs/>
        </w:rPr>
        <w:t>Catalysis Science &amp; Technology</w:t>
      </w:r>
      <w:r w:rsidRPr="0048256F">
        <w:rPr>
          <w:rFonts w:eastAsia="楷体"/>
        </w:rPr>
        <w:t xml:space="preserve">, </w:t>
      </w:r>
      <w:r w:rsidRPr="0048256F">
        <w:rPr>
          <w:rFonts w:eastAsia="楷体"/>
          <w:b/>
          <w:bCs/>
        </w:rPr>
        <w:t>2020</w:t>
      </w:r>
      <w:r w:rsidRPr="0048256F">
        <w:rPr>
          <w:rFonts w:eastAsia="楷体"/>
        </w:rPr>
        <w:t xml:space="preserve">, </w:t>
      </w:r>
      <w:r w:rsidRPr="0048256F">
        <w:rPr>
          <w:rFonts w:eastAsia="楷体"/>
          <w:i/>
          <w:iCs/>
        </w:rPr>
        <w:t>10</w:t>
      </w:r>
      <w:r w:rsidRPr="0048256F">
        <w:rPr>
          <w:rFonts w:eastAsia="楷体"/>
        </w:rPr>
        <w:t>(11)</w:t>
      </w:r>
      <w:r w:rsidRPr="0048256F">
        <w:rPr>
          <w:rFonts w:eastAsia="楷体" w:hint="eastAsia"/>
        </w:rPr>
        <w:t>：</w:t>
      </w:r>
      <w:r w:rsidRPr="0048256F">
        <w:rPr>
          <w:rFonts w:eastAsia="楷体"/>
        </w:rPr>
        <w:t>3664-3669.</w:t>
      </w:r>
      <w:r w:rsidR="008B415F" w:rsidRPr="0048256F">
        <w:rPr>
          <w:rFonts w:eastAsia="楷体"/>
        </w:rPr>
        <w:t xml:space="preserve"> </w:t>
      </w:r>
      <w:r w:rsidRPr="0048256F">
        <w:rPr>
          <w:rFonts w:eastAsia="楷体"/>
        </w:rPr>
        <w:t>SCIE.</w:t>
      </w:r>
      <w:r w:rsidR="008B415F" w:rsidRPr="0048256F">
        <w:rPr>
          <w:rFonts w:eastAsia="楷体"/>
        </w:rPr>
        <w:t xml:space="preserve"> </w:t>
      </w:r>
      <w:r w:rsidRPr="0048256F">
        <w:rPr>
          <w:rFonts w:eastAsia="楷体" w:hint="eastAsia"/>
        </w:rPr>
        <w:t>第二标注</w:t>
      </w:r>
    </w:p>
    <w:p w14:paraId="1AA8EF42" w14:textId="499ECDCB"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Zhang, Min; Yang, Tingting; Liu, Qiuli; Wang, Yang; Li, Shi-Jun</w:t>
      </w:r>
      <w:r w:rsidR="008B415F" w:rsidRPr="0048256F">
        <w:rPr>
          <w:rFonts w:eastAsia="楷体"/>
        </w:rPr>
        <w:t>*</w:t>
      </w:r>
      <w:r w:rsidRPr="0048256F">
        <w:rPr>
          <w:rFonts w:eastAsia="楷体"/>
        </w:rPr>
        <w:t>; Gao, Xiaojuan</w:t>
      </w:r>
      <w:r w:rsidR="008B415F" w:rsidRPr="0048256F">
        <w:rPr>
          <w:rFonts w:eastAsia="楷体"/>
        </w:rPr>
        <w:t>*</w:t>
      </w:r>
      <w:r w:rsidRPr="0048256F">
        <w:rPr>
          <w:rFonts w:eastAsia="楷体"/>
        </w:rPr>
        <w:t xml:space="preserve">; </w:t>
      </w:r>
      <w:r w:rsidRPr="0048256F">
        <w:rPr>
          <w:rFonts w:eastAsia="楷体"/>
          <w:b/>
          <w:bCs/>
        </w:rPr>
        <w:t>Wei, Donghui</w:t>
      </w:r>
      <w:r w:rsidR="008B415F" w:rsidRPr="0048256F">
        <w:rPr>
          <w:rFonts w:eastAsia="楷体"/>
          <w:b/>
          <w:bCs/>
        </w:rPr>
        <w:t>*</w:t>
      </w:r>
      <w:r w:rsidRPr="0048256F">
        <w:rPr>
          <w:rFonts w:eastAsia="楷体"/>
        </w:rPr>
        <w:t xml:space="preserve">; Origin of diastereoselectivity and catalytic efficiency on </w:t>
      </w:r>
      <w:r w:rsidR="008B415F" w:rsidRPr="0048256F">
        <w:rPr>
          <w:rFonts w:eastAsia="楷体"/>
        </w:rPr>
        <w:t>isothiourea</w:t>
      </w:r>
      <w:r w:rsidRPr="0048256F">
        <w:rPr>
          <w:rFonts w:eastAsia="楷体"/>
        </w:rPr>
        <w:t xml:space="preserve">-mediated cyclization of carboxylic acid with alkenyl ketone, Computational and Theoretical Chemistry, </w:t>
      </w:r>
      <w:r w:rsidRPr="0048256F">
        <w:rPr>
          <w:rFonts w:eastAsia="楷体"/>
          <w:b/>
          <w:bCs/>
        </w:rPr>
        <w:t>2020</w:t>
      </w:r>
      <w:r w:rsidRPr="0048256F">
        <w:rPr>
          <w:rFonts w:eastAsia="楷体"/>
        </w:rPr>
        <w:t>, 1190</w:t>
      </w:r>
      <w:r w:rsidRPr="0048256F">
        <w:rPr>
          <w:rFonts w:eastAsia="楷体" w:hint="eastAsia"/>
        </w:rPr>
        <w:t>：</w:t>
      </w:r>
      <w:r w:rsidRPr="0048256F">
        <w:rPr>
          <w:rFonts w:eastAsia="楷体"/>
        </w:rPr>
        <w:t>0-113004.</w:t>
      </w:r>
      <w:r w:rsidR="008B415F" w:rsidRPr="0048256F">
        <w:rPr>
          <w:rFonts w:eastAsia="楷体"/>
        </w:rPr>
        <w:t xml:space="preserve"> </w:t>
      </w:r>
      <w:r w:rsidRPr="0048256F">
        <w:rPr>
          <w:rFonts w:eastAsia="楷体"/>
        </w:rPr>
        <w:t>SCIE.</w:t>
      </w:r>
      <w:r w:rsidR="008B415F" w:rsidRPr="0048256F">
        <w:rPr>
          <w:rFonts w:eastAsia="楷体"/>
        </w:rPr>
        <w:t xml:space="preserve"> </w:t>
      </w:r>
      <w:r w:rsidRPr="0048256F">
        <w:rPr>
          <w:rFonts w:eastAsia="楷体" w:hint="eastAsia"/>
        </w:rPr>
        <w:t>第二标注</w:t>
      </w:r>
    </w:p>
    <w:p w14:paraId="410A7093" w14:textId="63156070"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Guo, Yu; Wang, Xinghua; Ma, Nana; Cao, Yilin; Hussain, Sajjad; Zhang, Jie</w:t>
      </w:r>
      <w:r w:rsidR="008B415F" w:rsidRPr="0048256F">
        <w:rPr>
          <w:rFonts w:eastAsia="楷体"/>
        </w:rPr>
        <w:t>*</w:t>
      </w:r>
      <w:r w:rsidRPr="0048256F">
        <w:rPr>
          <w:rFonts w:eastAsia="楷体"/>
        </w:rPr>
        <w:t xml:space="preserve">; </w:t>
      </w:r>
      <w:r w:rsidRPr="0048256F">
        <w:rPr>
          <w:rFonts w:eastAsia="楷体"/>
          <w:b/>
          <w:bCs/>
        </w:rPr>
        <w:t>Wei, Donghui</w:t>
      </w:r>
      <w:r w:rsidR="008B415F" w:rsidRPr="0048256F">
        <w:rPr>
          <w:rFonts w:eastAsia="楷体"/>
          <w:b/>
          <w:bCs/>
        </w:rPr>
        <w:t>*</w:t>
      </w:r>
      <w:r w:rsidRPr="0048256F">
        <w:rPr>
          <w:rFonts w:eastAsia="楷体"/>
        </w:rPr>
        <w:t>; Chen, Xuenian</w:t>
      </w:r>
      <w:r w:rsidR="008B415F" w:rsidRPr="0048256F">
        <w:rPr>
          <w:rFonts w:eastAsia="楷体"/>
        </w:rPr>
        <w:t>*</w:t>
      </w:r>
      <w:r w:rsidRPr="0048256F">
        <w:rPr>
          <w:rFonts w:eastAsia="楷体"/>
        </w:rPr>
        <w:t>; Mechanisms of the Reactions of B-Substituted Amine Boranes with THF center dot BH</w:t>
      </w:r>
      <w:r w:rsidRPr="0048256F">
        <w:rPr>
          <w:rFonts w:eastAsia="楷体"/>
          <w:vertAlign w:val="subscript"/>
        </w:rPr>
        <w:t>3</w:t>
      </w:r>
      <w:r w:rsidRPr="0048256F">
        <w:rPr>
          <w:rFonts w:eastAsia="楷体"/>
        </w:rPr>
        <w:t xml:space="preserve">, </w:t>
      </w:r>
      <w:r w:rsidRPr="0048256F">
        <w:rPr>
          <w:rFonts w:eastAsia="楷体"/>
          <w:i/>
          <w:iCs/>
        </w:rPr>
        <w:t>European Journal of Inorganic Chemistry</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2019</w:t>
      </w:r>
      <w:r w:rsidRPr="0048256F">
        <w:rPr>
          <w:rFonts w:eastAsia="楷体"/>
        </w:rPr>
        <w:t>(47)</w:t>
      </w:r>
      <w:r w:rsidRPr="0048256F">
        <w:rPr>
          <w:rFonts w:eastAsia="楷体" w:hint="eastAsia"/>
        </w:rPr>
        <w:t>：</w:t>
      </w:r>
      <w:r w:rsidRPr="0048256F">
        <w:rPr>
          <w:rFonts w:eastAsia="楷体"/>
        </w:rPr>
        <w:t>4994-4999.</w:t>
      </w:r>
      <w:r w:rsidR="008B415F" w:rsidRPr="0048256F">
        <w:rPr>
          <w:rFonts w:eastAsia="楷体"/>
        </w:rPr>
        <w:t xml:space="preserve"> </w:t>
      </w:r>
      <w:r w:rsidRPr="0048256F">
        <w:rPr>
          <w:rFonts w:eastAsia="楷体"/>
        </w:rPr>
        <w:t>SCIE.</w:t>
      </w:r>
      <w:r w:rsidR="008B415F" w:rsidRPr="0048256F">
        <w:rPr>
          <w:rFonts w:eastAsia="楷体"/>
        </w:rPr>
        <w:t xml:space="preserve"> </w:t>
      </w:r>
      <w:r w:rsidRPr="0048256F">
        <w:rPr>
          <w:rFonts w:eastAsia="楷体" w:hint="eastAsia"/>
        </w:rPr>
        <w:t>第三标注</w:t>
      </w:r>
    </w:p>
    <w:p w14:paraId="620F79A8" w14:textId="2160E967"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Liu, Si-Cong; Li, Xue; Li, Shi-Jun</w:t>
      </w:r>
      <w:r w:rsidR="00734F49" w:rsidRPr="0048256F">
        <w:rPr>
          <w:rFonts w:eastAsia="楷体"/>
        </w:rPr>
        <w:t>*</w:t>
      </w:r>
      <w:r w:rsidRPr="0048256F">
        <w:rPr>
          <w:rFonts w:eastAsia="楷体"/>
        </w:rPr>
        <w:t xml:space="preserve">; </w:t>
      </w:r>
      <w:r w:rsidRPr="0048256F">
        <w:rPr>
          <w:rFonts w:eastAsia="楷体"/>
          <w:b/>
          <w:bCs/>
        </w:rPr>
        <w:t>Wei, Donghui</w:t>
      </w:r>
      <w:r w:rsidR="00734F49" w:rsidRPr="0048256F">
        <w:rPr>
          <w:rFonts w:eastAsia="楷体"/>
          <w:b/>
          <w:bCs/>
        </w:rPr>
        <w:t>*</w:t>
      </w:r>
      <w:r w:rsidRPr="0048256F">
        <w:rPr>
          <w:rFonts w:eastAsia="楷体"/>
        </w:rPr>
        <w:t xml:space="preserve">; Insight into Isothiourea-Catalyzed Enantioselective Addition of Saturated Esters to Iminium Ions, </w:t>
      </w:r>
      <w:r w:rsidRPr="0048256F">
        <w:rPr>
          <w:rFonts w:eastAsia="楷体"/>
          <w:i/>
          <w:iCs/>
        </w:rPr>
        <w:t>Chemistry-An Asian Journal</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14</w:t>
      </w:r>
      <w:r w:rsidRPr="0048256F">
        <w:rPr>
          <w:rFonts w:eastAsia="楷体"/>
        </w:rPr>
        <w:t>(23)</w:t>
      </w:r>
      <w:r w:rsidRPr="0048256F">
        <w:rPr>
          <w:rFonts w:eastAsia="楷体" w:hint="eastAsia"/>
        </w:rPr>
        <w:t>：</w:t>
      </w:r>
      <w:r w:rsidRPr="0048256F">
        <w:rPr>
          <w:rFonts w:eastAsia="楷体"/>
        </w:rPr>
        <w:t>4322-4327.</w:t>
      </w:r>
      <w:r w:rsidR="008B415F" w:rsidRPr="0048256F">
        <w:rPr>
          <w:rFonts w:eastAsia="楷体"/>
        </w:rPr>
        <w:t xml:space="preserve"> </w:t>
      </w:r>
      <w:r w:rsidRPr="0048256F">
        <w:rPr>
          <w:rFonts w:eastAsia="楷体"/>
        </w:rPr>
        <w:t>SCIE.</w:t>
      </w:r>
      <w:r w:rsidR="008B415F" w:rsidRPr="0048256F">
        <w:rPr>
          <w:rFonts w:eastAsia="楷体"/>
        </w:rPr>
        <w:t xml:space="preserve"> </w:t>
      </w:r>
      <w:r w:rsidRPr="0048256F">
        <w:rPr>
          <w:rFonts w:eastAsia="楷体" w:hint="eastAsia"/>
        </w:rPr>
        <w:t>第一标注</w:t>
      </w:r>
    </w:p>
    <w:p w14:paraId="728FE106" w14:textId="6F67474B"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Chen, Xi-Meng; Wang, Jin; Liu, Si-Cong; Zhang, Jie</w:t>
      </w:r>
      <w:r w:rsidR="004A5668" w:rsidRPr="0048256F">
        <w:rPr>
          <w:rFonts w:eastAsia="楷体"/>
        </w:rPr>
        <w:t>*</w:t>
      </w:r>
      <w:r w:rsidRPr="0048256F">
        <w:rPr>
          <w:rFonts w:eastAsia="楷体"/>
        </w:rPr>
        <w:t xml:space="preserve">; </w:t>
      </w:r>
      <w:r w:rsidRPr="0048256F">
        <w:rPr>
          <w:rFonts w:eastAsia="楷体"/>
          <w:b/>
          <w:bCs/>
        </w:rPr>
        <w:t>Wei, Donghui</w:t>
      </w:r>
      <w:r w:rsidR="004A5668" w:rsidRPr="0048256F">
        <w:rPr>
          <w:rFonts w:eastAsia="楷体"/>
          <w:b/>
          <w:bCs/>
        </w:rPr>
        <w:t>*</w:t>
      </w:r>
      <w:r w:rsidRPr="0048256F">
        <w:rPr>
          <w:rFonts w:eastAsia="楷体"/>
        </w:rPr>
        <w:t>; Chen, Xuenian</w:t>
      </w:r>
      <w:r w:rsidR="004A5668" w:rsidRPr="0048256F">
        <w:rPr>
          <w:rFonts w:eastAsia="楷体"/>
        </w:rPr>
        <w:t>*</w:t>
      </w:r>
      <w:r w:rsidRPr="0048256F">
        <w:rPr>
          <w:rFonts w:eastAsia="楷体"/>
        </w:rPr>
        <w:t>; Controllable syntheses of B/N anionic aminoborane chain complexes by the reaction of NH</w:t>
      </w:r>
      <w:r w:rsidRPr="0048256F">
        <w:rPr>
          <w:rFonts w:eastAsia="楷体"/>
          <w:vertAlign w:val="subscript"/>
        </w:rPr>
        <w:t>3</w:t>
      </w:r>
      <w:r w:rsidRPr="0048256F">
        <w:rPr>
          <w:rFonts w:eastAsia="楷体"/>
        </w:rPr>
        <w:t>BH</w:t>
      </w:r>
      <w:r w:rsidRPr="0048256F">
        <w:rPr>
          <w:rFonts w:eastAsia="楷体"/>
          <w:vertAlign w:val="subscript"/>
        </w:rPr>
        <w:t>3</w:t>
      </w:r>
      <w:r w:rsidRPr="0048256F">
        <w:rPr>
          <w:rFonts w:eastAsia="楷体"/>
        </w:rPr>
        <w:t xml:space="preserve"> with NaH and the mechanistic study, </w:t>
      </w:r>
      <w:r w:rsidRPr="0048256F">
        <w:rPr>
          <w:rFonts w:eastAsia="楷体"/>
          <w:i/>
          <w:iCs/>
        </w:rPr>
        <w:t>Dalton Transactions</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48</w:t>
      </w:r>
      <w:r w:rsidRPr="0048256F">
        <w:rPr>
          <w:rFonts w:eastAsia="楷体"/>
        </w:rPr>
        <w:t>(40)</w:t>
      </w:r>
      <w:r w:rsidRPr="0048256F">
        <w:rPr>
          <w:rFonts w:eastAsia="楷体" w:hint="eastAsia"/>
        </w:rPr>
        <w:t>：</w:t>
      </w:r>
      <w:r w:rsidRPr="0048256F">
        <w:rPr>
          <w:rFonts w:eastAsia="楷体"/>
        </w:rPr>
        <w:t>14984-14988.</w:t>
      </w:r>
      <w:r w:rsidR="004A5668" w:rsidRPr="0048256F">
        <w:rPr>
          <w:rFonts w:eastAsia="楷体"/>
        </w:rPr>
        <w:t xml:space="preserve"> </w:t>
      </w:r>
      <w:r w:rsidRPr="0048256F">
        <w:rPr>
          <w:rFonts w:eastAsia="楷体"/>
        </w:rPr>
        <w:t>SCIE.</w:t>
      </w:r>
      <w:r w:rsidR="004A5668" w:rsidRPr="0048256F">
        <w:rPr>
          <w:rFonts w:eastAsia="楷体"/>
        </w:rPr>
        <w:t xml:space="preserve"> </w:t>
      </w:r>
      <w:r w:rsidRPr="0048256F">
        <w:rPr>
          <w:rFonts w:eastAsia="楷体" w:hint="eastAsia"/>
        </w:rPr>
        <w:t>第三标注</w:t>
      </w:r>
    </w:p>
    <w:p w14:paraId="4351431D" w14:textId="053B2ACB"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Li, Xue; Li, Shi-Jun; Wang, Yanyan; Wang, Yang; Qu, Ling-Bo; Li, Zhongjun</w:t>
      </w:r>
      <w:r w:rsidR="00306B46" w:rsidRPr="0048256F">
        <w:rPr>
          <w:rFonts w:eastAsia="楷体"/>
        </w:rPr>
        <w:t>*</w:t>
      </w:r>
      <w:r w:rsidRPr="0048256F">
        <w:rPr>
          <w:rFonts w:eastAsia="楷体"/>
        </w:rPr>
        <w:t xml:space="preserve">; </w:t>
      </w:r>
      <w:r w:rsidRPr="0048256F">
        <w:rPr>
          <w:rFonts w:eastAsia="楷体"/>
          <w:b/>
          <w:bCs/>
        </w:rPr>
        <w:t>Wei, Donghui</w:t>
      </w:r>
      <w:r w:rsidR="00306B46" w:rsidRPr="0048256F">
        <w:rPr>
          <w:rFonts w:eastAsia="楷体"/>
          <w:b/>
          <w:bCs/>
        </w:rPr>
        <w:t>*</w:t>
      </w:r>
      <w:r w:rsidRPr="0048256F">
        <w:rPr>
          <w:rFonts w:eastAsia="楷体"/>
        </w:rPr>
        <w:t>; Insights into NHC-catalyzed oxidative C(</w:t>
      </w:r>
      <w:r w:rsidRPr="0048256F">
        <w:rPr>
          <w:rFonts w:eastAsia="楷体"/>
          <w:i/>
          <w:iCs/>
        </w:rPr>
        <w:t>sp</w:t>
      </w:r>
      <w:r w:rsidRPr="0048256F">
        <w:rPr>
          <w:rFonts w:eastAsia="楷体"/>
          <w:i/>
          <w:iCs/>
          <w:vertAlign w:val="superscript"/>
        </w:rPr>
        <w:t>3</w:t>
      </w:r>
      <w:r w:rsidRPr="0048256F">
        <w:rPr>
          <w:rFonts w:eastAsia="楷体"/>
        </w:rPr>
        <w:t xml:space="preserve">)-H activation of aliphatic aldehydes and cascade [2+3] cycloaddition with azomethine imines, </w:t>
      </w:r>
      <w:r w:rsidRPr="0048256F">
        <w:rPr>
          <w:rFonts w:eastAsia="楷体"/>
          <w:i/>
          <w:iCs/>
        </w:rPr>
        <w:t>Catalysis Science &amp; Technology</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9</w:t>
      </w:r>
      <w:r w:rsidRPr="0048256F">
        <w:rPr>
          <w:rFonts w:eastAsia="楷体"/>
        </w:rPr>
        <w:t>(10)</w:t>
      </w:r>
      <w:r w:rsidRPr="0048256F">
        <w:rPr>
          <w:rFonts w:eastAsia="楷体" w:hint="eastAsia"/>
        </w:rPr>
        <w:t>：</w:t>
      </w:r>
      <w:r w:rsidRPr="0048256F">
        <w:rPr>
          <w:rFonts w:eastAsia="楷体"/>
        </w:rPr>
        <w:t>2514-2522.</w:t>
      </w:r>
      <w:r w:rsidR="00306B46" w:rsidRPr="0048256F">
        <w:rPr>
          <w:rFonts w:eastAsia="楷体"/>
        </w:rPr>
        <w:t xml:space="preserve"> </w:t>
      </w:r>
      <w:r w:rsidRPr="0048256F">
        <w:rPr>
          <w:rFonts w:eastAsia="楷体"/>
        </w:rPr>
        <w:t>SCIE.</w:t>
      </w:r>
      <w:r w:rsidR="00306B46" w:rsidRPr="0048256F">
        <w:rPr>
          <w:rFonts w:eastAsia="楷体"/>
        </w:rPr>
        <w:t xml:space="preserve"> </w:t>
      </w:r>
      <w:r w:rsidRPr="0048256F">
        <w:rPr>
          <w:rFonts w:eastAsia="楷体" w:hint="eastAsia"/>
        </w:rPr>
        <w:t>第一标注</w:t>
      </w:r>
    </w:p>
    <w:p w14:paraId="2ABF43AE" w14:textId="00A72FAF"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Qu, Ling-Bo; Lan, Yu</w:t>
      </w:r>
      <w:r w:rsidR="00306B46" w:rsidRPr="0048256F">
        <w:rPr>
          <w:rFonts w:eastAsia="楷体"/>
        </w:rPr>
        <w:t>*</w:t>
      </w:r>
      <w:r w:rsidRPr="0048256F">
        <w:rPr>
          <w:rFonts w:eastAsia="楷体"/>
        </w:rPr>
        <w:t xml:space="preserve">; </w:t>
      </w:r>
      <w:r w:rsidRPr="0048256F">
        <w:rPr>
          <w:rFonts w:eastAsia="楷体"/>
          <w:b/>
          <w:bCs/>
        </w:rPr>
        <w:t>Wei, Donghui</w:t>
      </w:r>
      <w:r w:rsidR="00306B46" w:rsidRPr="0048256F">
        <w:rPr>
          <w:rFonts w:eastAsia="楷体"/>
          <w:b/>
          <w:bCs/>
        </w:rPr>
        <w:t>*</w:t>
      </w:r>
      <w:r w:rsidRPr="0048256F">
        <w:rPr>
          <w:rFonts w:eastAsia="楷体"/>
        </w:rPr>
        <w:t xml:space="preserve">; Unravelling the Mechanism and Selectivity of the NHC-catalyzed Three-Membered Ring-Opening/Fluorination of Epoxy Enals: A DFT Study, </w:t>
      </w:r>
      <w:r w:rsidRPr="0048256F">
        <w:rPr>
          <w:rFonts w:eastAsia="楷体"/>
          <w:i/>
          <w:iCs/>
        </w:rPr>
        <w:t>ChemCatChem</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11</w:t>
      </w:r>
      <w:r w:rsidRPr="0048256F">
        <w:rPr>
          <w:rFonts w:eastAsia="楷体"/>
        </w:rPr>
        <w:t>(12)</w:t>
      </w:r>
      <w:r w:rsidRPr="0048256F">
        <w:rPr>
          <w:rFonts w:eastAsia="楷体" w:hint="eastAsia"/>
        </w:rPr>
        <w:t>：</w:t>
      </w:r>
      <w:r w:rsidRPr="0048256F">
        <w:rPr>
          <w:rFonts w:eastAsia="楷体"/>
        </w:rPr>
        <w:t>2919-2925.</w:t>
      </w:r>
      <w:r w:rsidR="00306B46" w:rsidRPr="0048256F">
        <w:rPr>
          <w:rFonts w:eastAsia="楷体"/>
        </w:rPr>
        <w:t xml:space="preserve"> </w:t>
      </w:r>
      <w:r w:rsidRPr="0048256F">
        <w:rPr>
          <w:rFonts w:eastAsia="楷体"/>
        </w:rPr>
        <w:t>SCIE.</w:t>
      </w:r>
      <w:r w:rsidR="00306B46" w:rsidRPr="0048256F">
        <w:rPr>
          <w:rFonts w:eastAsia="楷体"/>
        </w:rPr>
        <w:t xml:space="preserve"> </w:t>
      </w:r>
      <w:r w:rsidRPr="0048256F">
        <w:rPr>
          <w:rFonts w:eastAsia="楷体" w:hint="eastAsia"/>
        </w:rPr>
        <w:t>第一标注</w:t>
      </w:r>
    </w:p>
    <w:p w14:paraId="5B7A5753" w14:textId="07F47FE2" w:rsidR="002F4A9F" w:rsidRPr="0048256F" w:rsidRDefault="002F4A9F" w:rsidP="009B5556">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Chen, Xi-Meng; Liu, Si-Cong; Xu, Cong-Qiao; Jing, Yi; </w:t>
      </w:r>
      <w:r w:rsidRPr="0048256F">
        <w:rPr>
          <w:rFonts w:eastAsia="楷体"/>
          <w:b/>
          <w:bCs/>
        </w:rPr>
        <w:t>Wei, Donghui</w:t>
      </w:r>
      <w:r w:rsidR="009B5556" w:rsidRPr="0048256F">
        <w:rPr>
          <w:rFonts w:eastAsia="楷体"/>
          <w:b/>
          <w:bCs/>
        </w:rPr>
        <w:t>*</w:t>
      </w:r>
      <w:r w:rsidRPr="0048256F">
        <w:rPr>
          <w:rFonts w:eastAsia="楷体"/>
        </w:rPr>
        <w:t>; Li, Jun</w:t>
      </w:r>
      <w:r w:rsidR="009B5556" w:rsidRPr="0048256F">
        <w:rPr>
          <w:rFonts w:eastAsia="楷体"/>
        </w:rPr>
        <w:t>*</w:t>
      </w:r>
      <w:r w:rsidRPr="0048256F">
        <w:rPr>
          <w:rFonts w:eastAsia="楷体"/>
        </w:rPr>
        <w:t>; Chen, Xuenian</w:t>
      </w:r>
      <w:r w:rsidR="009B5556" w:rsidRPr="0048256F">
        <w:rPr>
          <w:rFonts w:eastAsia="楷体"/>
        </w:rPr>
        <w:t>*</w:t>
      </w:r>
      <w:r w:rsidRPr="0048256F">
        <w:rPr>
          <w:rFonts w:eastAsia="楷体"/>
        </w:rPr>
        <w:t>; Unravelling a general mechanism of converting ionic B/N complexes into neutral B/N analogues of alkanes: H</w:t>
      </w:r>
      <w:r w:rsidR="009B5556" w:rsidRPr="0048256F">
        <w:rPr>
          <w:rFonts w:eastAsia="楷体"/>
          <w:vertAlign w:val="superscript"/>
        </w:rPr>
        <w:t>δ+</w:t>
      </w:r>
      <w:r w:rsidR="009B5556" w:rsidRPr="0048256F">
        <w:rPr>
          <w:rFonts w:eastAsia="楷体"/>
        </w:rPr>
        <w:t>…H</w:t>
      </w:r>
      <w:r w:rsidR="009B5556" w:rsidRPr="0048256F">
        <w:rPr>
          <w:rFonts w:eastAsia="楷体"/>
          <w:vertAlign w:val="superscript"/>
        </w:rPr>
        <w:t>δ–</w:t>
      </w:r>
      <w:r w:rsidR="009B5556" w:rsidRPr="0048256F">
        <w:rPr>
          <w:rFonts w:eastAsia="楷体"/>
        </w:rPr>
        <w:t xml:space="preserve"> </w:t>
      </w:r>
      <w:r w:rsidRPr="0048256F">
        <w:rPr>
          <w:rFonts w:eastAsia="楷体"/>
        </w:rPr>
        <w:t xml:space="preserve">dihydrogen bonding assisted dehydrogenation, </w:t>
      </w:r>
      <w:r w:rsidRPr="0048256F">
        <w:rPr>
          <w:rFonts w:eastAsia="楷体"/>
          <w:i/>
          <w:iCs/>
        </w:rPr>
        <w:t>Chemical communications</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55</w:t>
      </w:r>
      <w:r w:rsidRPr="0048256F">
        <w:rPr>
          <w:rFonts w:eastAsia="楷体"/>
        </w:rPr>
        <w:t>(</w:t>
      </w:r>
      <w:proofErr w:type="gramStart"/>
      <w:r w:rsidRPr="0048256F">
        <w:rPr>
          <w:rFonts w:eastAsia="楷体"/>
        </w:rPr>
        <w:t>81)</w:t>
      </w:r>
      <w:r w:rsidRPr="0048256F">
        <w:rPr>
          <w:rFonts w:eastAsia="楷体" w:hint="eastAsia"/>
        </w:rPr>
        <w:t>：</w:t>
      </w:r>
      <w:proofErr w:type="gramEnd"/>
      <w:r w:rsidRPr="0048256F">
        <w:rPr>
          <w:rFonts w:eastAsia="楷体"/>
        </w:rPr>
        <w:t>12239-12242.</w:t>
      </w:r>
      <w:r w:rsidR="00C83037" w:rsidRPr="0048256F">
        <w:rPr>
          <w:rFonts w:eastAsia="楷体"/>
        </w:rPr>
        <w:t xml:space="preserve"> </w:t>
      </w:r>
      <w:r w:rsidRPr="0048256F">
        <w:rPr>
          <w:rFonts w:eastAsia="楷体"/>
        </w:rPr>
        <w:t>SCIE,</w:t>
      </w:r>
      <w:r w:rsidR="00C83037" w:rsidRPr="0048256F">
        <w:rPr>
          <w:rFonts w:eastAsia="楷体"/>
        </w:rPr>
        <w:t xml:space="preserve"> </w:t>
      </w:r>
      <w:r w:rsidRPr="0048256F">
        <w:rPr>
          <w:rFonts w:eastAsia="楷体" w:hint="eastAsia"/>
        </w:rPr>
        <w:t>第三标注</w:t>
      </w:r>
    </w:p>
    <w:p w14:paraId="574106F6" w14:textId="58DC05A5"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Shi, Qianqian; Wang, Wei; Wang, Yang; Lan, Yu; Yao, Changsheng</w:t>
      </w:r>
      <w:r w:rsidR="00EA29C6" w:rsidRPr="0048256F">
        <w:rPr>
          <w:rFonts w:eastAsia="楷体"/>
        </w:rPr>
        <w:t>*</w:t>
      </w:r>
      <w:r w:rsidRPr="0048256F">
        <w:rPr>
          <w:rFonts w:eastAsia="楷体"/>
        </w:rPr>
        <w:t xml:space="preserve">; </w:t>
      </w:r>
      <w:r w:rsidRPr="0048256F">
        <w:rPr>
          <w:rFonts w:eastAsia="楷体"/>
          <w:b/>
          <w:bCs/>
        </w:rPr>
        <w:t>Wei, Donghui</w:t>
      </w:r>
      <w:r w:rsidR="00EA29C6" w:rsidRPr="0048256F">
        <w:rPr>
          <w:rFonts w:eastAsia="楷体"/>
          <w:b/>
          <w:bCs/>
        </w:rPr>
        <w:t>*</w:t>
      </w:r>
      <w:r w:rsidRPr="0048256F">
        <w:rPr>
          <w:rFonts w:eastAsia="楷体"/>
        </w:rPr>
        <w:t xml:space="preserve">; Prediction on the origin of chemoselectivity in Lewis base-mediated competition cyclizations between allenoates and chalcones: a computational study, </w:t>
      </w:r>
      <w:r w:rsidRPr="0048256F">
        <w:rPr>
          <w:rFonts w:eastAsia="楷体"/>
          <w:i/>
          <w:iCs/>
        </w:rPr>
        <w:t>Organic Chemistry Frontiers</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6</w:t>
      </w:r>
      <w:r w:rsidRPr="0048256F">
        <w:rPr>
          <w:rFonts w:eastAsia="楷体"/>
        </w:rPr>
        <w:t>(15)</w:t>
      </w:r>
      <w:r w:rsidRPr="0048256F">
        <w:rPr>
          <w:rFonts w:eastAsia="楷体" w:hint="eastAsia"/>
        </w:rPr>
        <w:t>：</w:t>
      </w:r>
      <w:r w:rsidRPr="0048256F">
        <w:rPr>
          <w:rFonts w:eastAsia="楷体"/>
        </w:rPr>
        <w:t>2692-2700.</w:t>
      </w:r>
      <w:r w:rsidR="00EA29C6" w:rsidRPr="0048256F">
        <w:rPr>
          <w:rFonts w:eastAsia="楷体"/>
        </w:rPr>
        <w:t xml:space="preserve"> </w:t>
      </w:r>
      <w:r w:rsidRPr="0048256F">
        <w:rPr>
          <w:rFonts w:eastAsia="楷体"/>
        </w:rPr>
        <w:t>SCIE.</w:t>
      </w:r>
      <w:r w:rsidR="00EA29C6" w:rsidRPr="0048256F">
        <w:rPr>
          <w:rFonts w:eastAsia="楷体"/>
        </w:rPr>
        <w:t xml:space="preserve"> </w:t>
      </w:r>
      <w:r w:rsidRPr="0048256F">
        <w:rPr>
          <w:rFonts w:eastAsia="楷体" w:hint="eastAsia"/>
        </w:rPr>
        <w:t>第一标注</w:t>
      </w:r>
    </w:p>
    <w:p w14:paraId="147F1B00" w14:textId="7FA049F3"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Zhang, Qiao-Chu; Li, Xue; Wang, Xinghua; Li, Shi-Jun; Qu, Ling-Bo; Lan, Yu</w:t>
      </w:r>
      <w:r w:rsidR="00EA29C6" w:rsidRPr="0048256F">
        <w:rPr>
          <w:rFonts w:eastAsia="楷体"/>
        </w:rPr>
        <w:t>*</w:t>
      </w:r>
      <w:r w:rsidRPr="0048256F">
        <w:rPr>
          <w:rFonts w:eastAsia="楷体"/>
        </w:rPr>
        <w:t xml:space="preserve">; </w:t>
      </w:r>
      <w:r w:rsidRPr="0048256F">
        <w:rPr>
          <w:rFonts w:eastAsia="楷体"/>
          <w:b/>
          <w:bCs/>
        </w:rPr>
        <w:t>Wei, Donghui</w:t>
      </w:r>
      <w:r w:rsidR="00EA29C6" w:rsidRPr="0048256F">
        <w:rPr>
          <w:rFonts w:eastAsia="楷体"/>
          <w:b/>
          <w:bCs/>
        </w:rPr>
        <w:t>*</w:t>
      </w:r>
      <w:r w:rsidRPr="0048256F">
        <w:rPr>
          <w:rFonts w:eastAsia="楷体"/>
        </w:rPr>
        <w:t xml:space="preserve">; Insights into highly selective ring expansion of oxaziridines under Lewis base catalysis: a DFT study, </w:t>
      </w:r>
      <w:r w:rsidRPr="0048256F">
        <w:rPr>
          <w:rFonts w:eastAsia="楷体"/>
          <w:i/>
          <w:iCs/>
        </w:rPr>
        <w:t>Organic Chemistry Frontiers</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6</w:t>
      </w:r>
      <w:r w:rsidRPr="0048256F">
        <w:rPr>
          <w:rFonts w:eastAsia="楷体"/>
        </w:rPr>
        <w:t>(5)</w:t>
      </w:r>
      <w:r w:rsidRPr="0048256F">
        <w:rPr>
          <w:rFonts w:eastAsia="楷体" w:hint="eastAsia"/>
        </w:rPr>
        <w:t>：</w:t>
      </w:r>
      <w:r w:rsidRPr="0048256F">
        <w:rPr>
          <w:rFonts w:eastAsia="楷体"/>
        </w:rPr>
        <w:t>679-687.</w:t>
      </w:r>
      <w:r w:rsidR="00EA29C6" w:rsidRPr="0048256F">
        <w:rPr>
          <w:rFonts w:eastAsia="楷体"/>
        </w:rPr>
        <w:t xml:space="preserve"> </w:t>
      </w:r>
      <w:r w:rsidRPr="0048256F">
        <w:rPr>
          <w:rFonts w:eastAsia="楷体"/>
        </w:rPr>
        <w:t>SCIE.</w:t>
      </w:r>
      <w:r w:rsidR="00EA29C6" w:rsidRPr="0048256F">
        <w:rPr>
          <w:rFonts w:eastAsia="楷体"/>
        </w:rPr>
        <w:t xml:space="preserve"> </w:t>
      </w:r>
      <w:r w:rsidRPr="0048256F">
        <w:rPr>
          <w:rFonts w:eastAsia="楷体" w:hint="eastAsia"/>
        </w:rPr>
        <w:t>第一标注</w:t>
      </w:r>
    </w:p>
    <w:p w14:paraId="2375ADDB" w14:textId="509355C7"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Liu, Qiuli; Sun, Ling; Li, Shi-Jun</w:t>
      </w:r>
      <w:r w:rsidR="00EA29C6" w:rsidRPr="0048256F">
        <w:rPr>
          <w:rFonts w:eastAsia="楷体"/>
        </w:rPr>
        <w:t>*</w:t>
      </w:r>
      <w:r w:rsidRPr="0048256F">
        <w:rPr>
          <w:rFonts w:eastAsia="楷体"/>
        </w:rPr>
        <w:t xml:space="preserve">; Li, Xue; Qu, Ling-Bo; Lan, Yu; </w:t>
      </w:r>
      <w:r w:rsidRPr="0048256F">
        <w:rPr>
          <w:rFonts w:eastAsia="楷体"/>
          <w:b/>
          <w:bCs/>
        </w:rPr>
        <w:t>Wei, Donghui</w:t>
      </w:r>
      <w:r w:rsidR="00EA29C6" w:rsidRPr="0048256F">
        <w:rPr>
          <w:rFonts w:eastAsia="楷体"/>
          <w:b/>
          <w:bCs/>
        </w:rPr>
        <w:t>*</w:t>
      </w:r>
      <w:r w:rsidRPr="0048256F">
        <w:rPr>
          <w:rFonts w:eastAsia="楷体"/>
        </w:rPr>
        <w:t xml:space="preserve">; Insights into N-Heterocyclic Carbene (NHC)-Catalyzed Asymmetric Addition of 2H-Azirine with </w:t>
      </w:r>
      <w:r w:rsidRPr="0048256F">
        <w:rPr>
          <w:rFonts w:eastAsia="楷体"/>
        </w:rPr>
        <w:lastRenderedPageBreak/>
        <w:t xml:space="preserve">Aldehyde, </w:t>
      </w:r>
      <w:r w:rsidRPr="0048256F">
        <w:rPr>
          <w:rFonts w:eastAsia="楷体"/>
          <w:i/>
          <w:iCs/>
        </w:rPr>
        <w:t>Chemistry-An Asian Journal</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14</w:t>
      </w:r>
      <w:r w:rsidRPr="0048256F">
        <w:rPr>
          <w:rFonts w:eastAsia="楷体"/>
        </w:rPr>
        <w:t>(11)</w:t>
      </w:r>
      <w:r w:rsidRPr="0048256F">
        <w:rPr>
          <w:rFonts w:eastAsia="楷体" w:hint="eastAsia"/>
        </w:rPr>
        <w:t>：</w:t>
      </w:r>
      <w:r w:rsidRPr="0048256F">
        <w:rPr>
          <w:rFonts w:eastAsia="楷体"/>
        </w:rPr>
        <w:t>2000-2007.</w:t>
      </w:r>
      <w:r w:rsidR="00EA29C6" w:rsidRPr="0048256F">
        <w:rPr>
          <w:rFonts w:eastAsia="楷体"/>
        </w:rPr>
        <w:t xml:space="preserve"> </w:t>
      </w:r>
      <w:r w:rsidRPr="0048256F">
        <w:rPr>
          <w:rFonts w:eastAsia="楷体"/>
        </w:rPr>
        <w:t>SCIE.</w:t>
      </w:r>
      <w:r w:rsidR="00EA29C6" w:rsidRPr="0048256F">
        <w:rPr>
          <w:rFonts w:eastAsia="楷体"/>
        </w:rPr>
        <w:t xml:space="preserve"> </w:t>
      </w:r>
      <w:r w:rsidRPr="0048256F">
        <w:rPr>
          <w:rFonts w:eastAsia="楷体" w:hint="eastAsia"/>
        </w:rPr>
        <w:t>第一标注</w:t>
      </w:r>
    </w:p>
    <w:p w14:paraId="5379061B" w14:textId="29456A69"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Li, Xue; Duan, Ruihong; Wang, Yanyan; Qu, Ling-Bo; Li, Zhongjun</w:t>
      </w:r>
      <w:r w:rsidR="0086319C" w:rsidRPr="0048256F">
        <w:rPr>
          <w:rFonts w:eastAsia="楷体"/>
        </w:rPr>
        <w:t>*</w:t>
      </w:r>
      <w:r w:rsidRPr="0048256F">
        <w:rPr>
          <w:rFonts w:eastAsia="楷体"/>
        </w:rPr>
        <w:t xml:space="preserve">; </w:t>
      </w:r>
      <w:r w:rsidRPr="0048256F">
        <w:rPr>
          <w:rFonts w:eastAsia="楷体"/>
          <w:b/>
          <w:bCs/>
        </w:rPr>
        <w:t>Wei, Donghui</w:t>
      </w:r>
      <w:r w:rsidR="0086319C" w:rsidRPr="0048256F">
        <w:rPr>
          <w:rFonts w:eastAsia="楷体"/>
          <w:b/>
          <w:bCs/>
        </w:rPr>
        <w:t>*</w:t>
      </w:r>
      <w:r w:rsidRPr="0048256F">
        <w:rPr>
          <w:rFonts w:eastAsia="楷体"/>
        </w:rPr>
        <w:t>; Insights into N-Heterocyclic Carbene-Catalyzed Oxidative alpha-C(</w:t>
      </w:r>
      <w:r w:rsidRPr="0048256F">
        <w:rPr>
          <w:rFonts w:eastAsia="楷体"/>
          <w:i/>
          <w:iCs/>
        </w:rPr>
        <w:t>sp</w:t>
      </w:r>
      <w:r w:rsidRPr="0048256F">
        <w:rPr>
          <w:rFonts w:eastAsia="楷体"/>
          <w:i/>
          <w:iCs/>
          <w:vertAlign w:val="superscript"/>
        </w:rPr>
        <w:t>3</w:t>
      </w:r>
      <w:r w:rsidRPr="0048256F">
        <w:rPr>
          <w:rFonts w:eastAsia="楷体"/>
        </w:rPr>
        <w:t xml:space="preserve">)-H Activation of Aliphatic Aldehydes and Cascade [2+2] Cycloaddition with Ketimines, </w:t>
      </w:r>
      <w:r w:rsidRPr="0048256F">
        <w:rPr>
          <w:rFonts w:eastAsia="楷体"/>
          <w:i/>
          <w:iCs/>
        </w:rPr>
        <w:t>Journal of Organic Chemistry</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84</w:t>
      </w:r>
      <w:r w:rsidRPr="0048256F">
        <w:rPr>
          <w:rFonts w:eastAsia="楷体"/>
        </w:rPr>
        <w:t>(10)</w:t>
      </w:r>
      <w:r w:rsidRPr="0048256F">
        <w:rPr>
          <w:rFonts w:eastAsia="楷体" w:hint="eastAsia"/>
        </w:rPr>
        <w:t>：</w:t>
      </w:r>
      <w:r w:rsidRPr="0048256F">
        <w:rPr>
          <w:rFonts w:eastAsia="楷体"/>
        </w:rPr>
        <w:t>6117-6125.</w:t>
      </w:r>
      <w:r w:rsidR="0086319C" w:rsidRPr="0048256F">
        <w:rPr>
          <w:rFonts w:eastAsia="楷体"/>
        </w:rPr>
        <w:t xml:space="preserve"> </w:t>
      </w:r>
      <w:r w:rsidRPr="0048256F">
        <w:rPr>
          <w:rFonts w:eastAsia="楷体"/>
        </w:rPr>
        <w:t>SCIE.</w:t>
      </w:r>
      <w:r w:rsidR="0086319C" w:rsidRPr="0048256F">
        <w:rPr>
          <w:rFonts w:eastAsia="楷体"/>
        </w:rPr>
        <w:t xml:space="preserve"> </w:t>
      </w:r>
      <w:r w:rsidRPr="0048256F">
        <w:rPr>
          <w:rFonts w:eastAsia="楷体" w:hint="eastAsia"/>
        </w:rPr>
        <w:t>第一标注</w:t>
      </w:r>
    </w:p>
    <w:p w14:paraId="0A2786CF" w14:textId="6AB2270D"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Qiao, Yan; Zhao, Jimin; Chang, Junbiao</w:t>
      </w:r>
      <w:r w:rsidR="0086319C" w:rsidRPr="0048256F">
        <w:rPr>
          <w:rFonts w:eastAsia="楷体"/>
        </w:rPr>
        <w:t>*</w:t>
      </w:r>
      <w:r w:rsidRPr="0048256F">
        <w:rPr>
          <w:rFonts w:eastAsia="楷体"/>
        </w:rPr>
        <w:t xml:space="preserve">; </w:t>
      </w:r>
      <w:r w:rsidRPr="0048256F">
        <w:rPr>
          <w:rFonts w:eastAsia="楷体"/>
          <w:b/>
          <w:bCs/>
        </w:rPr>
        <w:t>Wei, Donghui</w:t>
      </w:r>
      <w:r w:rsidR="0086319C" w:rsidRPr="0048256F">
        <w:rPr>
          <w:rFonts w:eastAsia="楷体"/>
          <w:b/>
          <w:bCs/>
        </w:rPr>
        <w:t>*</w:t>
      </w:r>
      <w:r w:rsidRPr="0048256F">
        <w:rPr>
          <w:rFonts w:eastAsia="楷体"/>
        </w:rPr>
        <w:t xml:space="preserve">; Insights into the Oxidative Palladium-Catalyzed Regioselective Synthesis of 3-Arylindoles from N-Ts-Anilines and Styrenes: A Computational Study, </w:t>
      </w:r>
      <w:r w:rsidRPr="0048256F">
        <w:rPr>
          <w:rFonts w:eastAsia="楷体"/>
          <w:i/>
          <w:iCs/>
        </w:rPr>
        <w:t>ChemCatChem</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11</w:t>
      </w:r>
      <w:r w:rsidRPr="0048256F">
        <w:rPr>
          <w:rFonts w:eastAsia="楷体"/>
        </w:rPr>
        <w:t>(2)</w:t>
      </w:r>
      <w:r w:rsidRPr="0048256F">
        <w:rPr>
          <w:rFonts w:eastAsia="楷体" w:hint="eastAsia"/>
        </w:rPr>
        <w:t>：</w:t>
      </w:r>
      <w:r w:rsidRPr="0048256F">
        <w:rPr>
          <w:rFonts w:eastAsia="楷体"/>
        </w:rPr>
        <w:t>780-789.</w:t>
      </w:r>
      <w:r w:rsidR="0086319C" w:rsidRPr="0048256F">
        <w:rPr>
          <w:rFonts w:eastAsia="楷体"/>
        </w:rPr>
        <w:t xml:space="preserve"> </w:t>
      </w:r>
      <w:r w:rsidRPr="0048256F">
        <w:rPr>
          <w:rFonts w:eastAsia="楷体"/>
        </w:rPr>
        <w:t>SCIE.</w:t>
      </w:r>
      <w:r w:rsidR="0086319C" w:rsidRPr="0048256F">
        <w:rPr>
          <w:rFonts w:eastAsia="楷体"/>
        </w:rPr>
        <w:t xml:space="preserve"> </w:t>
      </w:r>
      <w:r w:rsidRPr="0048256F">
        <w:rPr>
          <w:rFonts w:eastAsia="楷体" w:hint="eastAsia"/>
        </w:rPr>
        <w:t>第一标注</w:t>
      </w:r>
    </w:p>
    <w:p w14:paraId="2909A9DB" w14:textId="0A89BD8D"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w:t>
      </w:r>
      <w:r w:rsidR="0086319C" w:rsidRPr="0048256F">
        <w:rPr>
          <w:rFonts w:eastAsia="楷体"/>
        </w:rPr>
        <w:t>*</w:t>
      </w:r>
      <w:r w:rsidRPr="0048256F">
        <w:rPr>
          <w:rFonts w:eastAsia="楷体"/>
        </w:rPr>
        <w:t xml:space="preserve">; Qu, Ling-Bo; </w:t>
      </w:r>
      <w:r w:rsidRPr="0048256F">
        <w:rPr>
          <w:rFonts w:eastAsia="楷体"/>
          <w:b/>
          <w:bCs/>
        </w:rPr>
        <w:t>Wei, Donghui</w:t>
      </w:r>
      <w:r w:rsidR="0086319C" w:rsidRPr="0048256F">
        <w:rPr>
          <w:rFonts w:eastAsia="楷体"/>
          <w:b/>
          <w:bCs/>
        </w:rPr>
        <w:t>*</w:t>
      </w:r>
      <w:r w:rsidRPr="0048256F">
        <w:rPr>
          <w:rFonts w:eastAsia="楷体"/>
        </w:rPr>
        <w:t xml:space="preserve">; Prediction on the Origin of Selectivities in Base-controlled Switchable NHC-catalyzed Transformations, </w:t>
      </w:r>
      <w:r w:rsidRPr="0048256F">
        <w:rPr>
          <w:rFonts w:eastAsia="楷体"/>
          <w:i/>
          <w:iCs/>
        </w:rPr>
        <w:t>Chemistry-An Asian Journal</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14</w:t>
      </w:r>
      <w:r w:rsidRPr="0048256F">
        <w:rPr>
          <w:rFonts w:eastAsia="楷体"/>
        </w:rPr>
        <w:t>(2)</w:t>
      </w:r>
      <w:r w:rsidRPr="0048256F">
        <w:rPr>
          <w:rFonts w:eastAsia="楷体" w:hint="eastAsia"/>
        </w:rPr>
        <w:t>：</w:t>
      </w:r>
      <w:r w:rsidRPr="0048256F">
        <w:rPr>
          <w:rFonts w:eastAsia="楷体"/>
        </w:rPr>
        <w:t>293-300.</w:t>
      </w:r>
      <w:r w:rsidR="0086319C" w:rsidRPr="0048256F">
        <w:rPr>
          <w:rFonts w:eastAsia="楷体"/>
        </w:rPr>
        <w:t xml:space="preserve"> </w:t>
      </w:r>
      <w:r w:rsidRPr="0048256F">
        <w:rPr>
          <w:rFonts w:eastAsia="楷体"/>
        </w:rPr>
        <w:t>SCIE.</w:t>
      </w:r>
      <w:r w:rsidR="0086319C" w:rsidRPr="0048256F">
        <w:rPr>
          <w:rFonts w:eastAsia="楷体"/>
        </w:rPr>
        <w:t xml:space="preserve"> </w:t>
      </w:r>
      <w:r w:rsidRPr="0048256F">
        <w:rPr>
          <w:rFonts w:eastAsia="楷体" w:hint="eastAsia"/>
        </w:rPr>
        <w:t>第一标注</w:t>
      </w:r>
    </w:p>
    <w:p w14:paraId="7A4E92D3" w14:textId="613992FA"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Wu, Qiu-Yu; Lai, Tian-Hua; Zheng, Kai-Jun; Qu, Ling-Bo</w:t>
      </w:r>
      <w:r w:rsidR="0086319C" w:rsidRPr="0048256F">
        <w:rPr>
          <w:rFonts w:eastAsia="楷体"/>
        </w:rPr>
        <w:t>*</w:t>
      </w:r>
      <w:r w:rsidRPr="0048256F">
        <w:rPr>
          <w:rFonts w:eastAsia="楷体"/>
        </w:rPr>
        <w:t xml:space="preserve">; </w:t>
      </w:r>
      <w:r w:rsidRPr="0048256F">
        <w:rPr>
          <w:rFonts w:eastAsia="楷体"/>
          <w:b/>
          <w:bCs/>
        </w:rPr>
        <w:t>Wei, Donghui</w:t>
      </w:r>
      <w:r w:rsidRPr="0048256F">
        <w:rPr>
          <w:rFonts w:eastAsia="楷体"/>
        </w:rPr>
        <w:t xml:space="preserve">; Prediction on the origin of selectivities of NHC-catalyzed asymmetric dearomatization (CADA) reactions, </w:t>
      </w:r>
      <w:r w:rsidRPr="0048256F">
        <w:rPr>
          <w:rFonts w:eastAsia="楷体"/>
          <w:i/>
          <w:iCs/>
        </w:rPr>
        <w:t>Catalysis Science &amp; Technology</w:t>
      </w:r>
      <w:r w:rsidRPr="0048256F">
        <w:rPr>
          <w:rFonts w:eastAsia="楷体"/>
        </w:rPr>
        <w:t xml:space="preserve">, </w:t>
      </w:r>
      <w:r w:rsidRPr="0048256F">
        <w:rPr>
          <w:rFonts w:eastAsia="楷体"/>
          <w:b/>
          <w:bCs/>
        </w:rPr>
        <w:t>2019</w:t>
      </w:r>
      <w:r w:rsidRPr="0048256F">
        <w:rPr>
          <w:rFonts w:eastAsia="楷体"/>
        </w:rPr>
        <w:t xml:space="preserve">, </w:t>
      </w:r>
      <w:r w:rsidRPr="0048256F">
        <w:rPr>
          <w:rFonts w:eastAsia="楷体"/>
          <w:i/>
          <w:iCs/>
        </w:rPr>
        <w:t>9</w:t>
      </w:r>
      <w:r w:rsidRPr="0048256F">
        <w:rPr>
          <w:rFonts w:eastAsia="楷体"/>
        </w:rPr>
        <w:t>(2)</w:t>
      </w:r>
      <w:r w:rsidRPr="0048256F">
        <w:rPr>
          <w:rFonts w:eastAsia="楷体" w:hint="eastAsia"/>
        </w:rPr>
        <w:t>：</w:t>
      </w:r>
      <w:r w:rsidRPr="0048256F">
        <w:rPr>
          <w:rFonts w:eastAsia="楷体"/>
        </w:rPr>
        <w:t>465-476. SCIE. </w:t>
      </w:r>
      <w:r w:rsidRPr="0048256F">
        <w:rPr>
          <w:rFonts w:eastAsia="楷体" w:hint="eastAsia"/>
        </w:rPr>
        <w:t>第一标注</w:t>
      </w:r>
    </w:p>
    <w:p w14:paraId="28DCDA58" w14:textId="5428BF80"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Yang; </w:t>
      </w:r>
      <w:r w:rsidRPr="0048256F">
        <w:rPr>
          <w:rFonts w:eastAsia="楷体"/>
          <w:b/>
          <w:bCs/>
        </w:rPr>
        <w:t>Wei Donghui</w:t>
      </w:r>
      <w:r w:rsidRPr="0048256F">
        <w:rPr>
          <w:rFonts w:eastAsia="楷体"/>
        </w:rPr>
        <w:t xml:space="preserve">; Zhang Wenjing; Recent Advances on Computational Investigations of N-Heterocyclic Carbene Catalyzed Cycloaddition/Annulation Reactions: Mechanism and Origin of Selectivities, </w:t>
      </w:r>
      <w:r w:rsidRPr="0048256F">
        <w:rPr>
          <w:rFonts w:eastAsia="楷体"/>
          <w:i/>
          <w:iCs/>
        </w:rPr>
        <w:t>ChemCatChem</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10</w:t>
      </w:r>
      <w:r w:rsidRPr="0048256F">
        <w:rPr>
          <w:rFonts w:eastAsia="楷体"/>
        </w:rPr>
        <w:t>(2)</w:t>
      </w:r>
      <w:r w:rsidRPr="0048256F">
        <w:rPr>
          <w:rFonts w:eastAsia="楷体" w:hint="eastAsia"/>
        </w:rPr>
        <w:t>：</w:t>
      </w:r>
      <w:r w:rsidRPr="0048256F">
        <w:rPr>
          <w:rFonts w:eastAsia="楷体"/>
        </w:rPr>
        <w:t>338-360.</w:t>
      </w:r>
      <w:r w:rsidR="00057AD5" w:rsidRPr="0048256F">
        <w:rPr>
          <w:rFonts w:eastAsia="楷体"/>
        </w:rPr>
        <w:t xml:space="preserve"> </w:t>
      </w:r>
      <w:r w:rsidRPr="0048256F">
        <w:rPr>
          <w:rFonts w:eastAsia="楷体"/>
        </w:rPr>
        <w:t>SCIE.</w:t>
      </w:r>
      <w:r w:rsidR="00057AD5" w:rsidRPr="0048256F">
        <w:rPr>
          <w:rFonts w:eastAsia="楷体"/>
        </w:rPr>
        <w:t xml:space="preserve"> </w:t>
      </w:r>
      <w:r w:rsidRPr="0048256F">
        <w:rPr>
          <w:rFonts w:eastAsia="楷体" w:hint="eastAsia"/>
        </w:rPr>
        <w:t>第二标注</w:t>
      </w:r>
    </w:p>
    <w:p w14:paraId="5E1FCC26" w14:textId="61F6679E"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Shi Qianqian; Zhang Wei; Wang Yang; Qu Lingbo</w:t>
      </w:r>
      <w:r w:rsidR="00057AD5" w:rsidRPr="0048256F">
        <w:rPr>
          <w:rFonts w:eastAsia="楷体"/>
        </w:rPr>
        <w:t>*</w:t>
      </w:r>
      <w:r w:rsidRPr="0048256F">
        <w:rPr>
          <w:rFonts w:eastAsia="楷体"/>
        </w:rPr>
        <w:t xml:space="preserve">; </w:t>
      </w:r>
      <w:r w:rsidRPr="0048256F">
        <w:rPr>
          <w:rFonts w:eastAsia="楷体"/>
          <w:b/>
          <w:bCs/>
        </w:rPr>
        <w:t>Wei Donghui</w:t>
      </w:r>
      <w:r w:rsidRPr="0048256F">
        <w:rPr>
          <w:rFonts w:eastAsia="楷体"/>
        </w:rPr>
        <w:t xml:space="preserve">; Insights into the isothiourea-catalyzed asymmetric [4+2] annulation of phenylacetic acid with alkylidene pyrazolone, </w:t>
      </w:r>
      <w:r w:rsidRPr="0048256F">
        <w:rPr>
          <w:rFonts w:eastAsia="楷体"/>
          <w:i/>
          <w:iCs/>
        </w:rPr>
        <w:t>Organic and Biomolecular Chemistry</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16</w:t>
      </w:r>
      <w:r w:rsidRPr="0048256F">
        <w:rPr>
          <w:rFonts w:eastAsia="楷体"/>
        </w:rPr>
        <w:t>(13)</w:t>
      </w:r>
      <w:r w:rsidRPr="0048256F">
        <w:rPr>
          <w:rFonts w:eastAsia="楷体" w:hint="eastAsia"/>
        </w:rPr>
        <w:t>：</w:t>
      </w:r>
      <w:r w:rsidRPr="0048256F">
        <w:rPr>
          <w:rFonts w:eastAsia="楷体"/>
        </w:rPr>
        <w:t>2301-2311.</w:t>
      </w:r>
      <w:r w:rsidR="00057AD5" w:rsidRPr="0048256F">
        <w:rPr>
          <w:rFonts w:eastAsia="楷体"/>
        </w:rPr>
        <w:t xml:space="preserve"> </w:t>
      </w:r>
      <w:r w:rsidRPr="0048256F">
        <w:rPr>
          <w:rFonts w:eastAsia="楷体"/>
        </w:rPr>
        <w:t>SCIE.</w:t>
      </w:r>
      <w:r w:rsidR="00057AD5" w:rsidRPr="0048256F">
        <w:rPr>
          <w:rFonts w:eastAsia="楷体"/>
        </w:rPr>
        <w:t xml:space="preserve"> </w:t>
      </w:r>
      <w:r w:rsidRPr="0048256F">
        <w:rPr>
          <w:rFonts w:eastAsia="楷体" w:hint="eastAsia"/>
        </w:rPr>
        <w:t>第一标注</w:t>
      </w:r>
    </w:p>
    <w:p w14:paraId="13A2DAAD" w14:textId="14AF9441"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Li, Xue; Wang, Yanyan; Wang, Yang; Tang, Mingsheng; Qu, Ling-Bo; Li, Zhongjun</w:t>
      </w:r>
      <w:r w:rsidR="00057AD5" w:rsidRPr="0048256F">
        <w:rPr>
          <w:rFonts w:eastAsia="楷体"/>
        </w:rPr>
        <w:t>*</w:t>
      </w:r>
      <w:r w:rsidRPr="0048256F">
        <w:rPr>
          <w:rFonts w:eastAsia="楷体"/>
        </w:rPr>
        <w:t xml:space="preserve">; </w:t>
      </w:r>
      <w:r w:rsidRPr="0048256F">
        <w:rPr>
          <w:rFonts w:eastAsia="楷体"/>
          <w:b/>
          <w:bCs/>
        </w:rPr>
        <w:t>Wei, Donghui</w:t>
      </w:r>
      <w:r w:rsidR="00057AD5" w:rsidRPr="0048256F">
        <w:rPr>
          <w:rFonts w:eastAsia="楷体"/>
          <w:b/>
          <w:bCs/>
        </w:rPr>
        <w:t>*</w:t>
      </w:r>
      <w:r w:rsidRPr="0048256F">
        <w:rPr>
          <w:rFonts w:eastAsia="楷体"/>
        </w:rPr>
        <w:t xml:space="preserve">; Insights into the N-Heterocyclic Carbene (NHC)-Catalyzed Oxidative gamma-C(sp(3)) H Deprotonation of Alkylenals and Cascade [4+2] Cycloaddition with Alkenylisoxazoles, </w:t>
      </w:r>
      <w:r w:rsidRPr="0048256F">
        <w:rPr>
          <w:rFonts w:eastAsia="楷体"/>
          <w:i/>
          <w:iCs/>
        </w:rPr>
        <w:t>Journal of Organic Chemistry</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83</w:t>
      </w:r>
      <w:r w:rsidRPr="0048256F">
        <w:rPr>
          <w:rFonts w:eastAsia="楷体"/>
        </w:rPr>
        <w:t>(15)</w:t>
      </w:r>
      <w:r w:rsidRPr="0048256F">
        <w:rPr>
          <w:rFonts w:eastAsia="楷体" w:hint="eastAsia"/>
        </w:rPr>
        <w:t>：</w:t>
      </w:r>
      <w:r w:rsidRPr="0048256F">
        <w:rPr>
          <w:rFonts w:eastAsia="楷体"/>
        </w:rPr>
        <w:t>8543-8555.</w:t>
      </w:r>
      <w:r w:rsidR="00057AD5" w:rsidRPr="0048256F">
        <w:rPr>
          <w:rFonts w:eastAsia="楷体"/>
        </w:rPr>
        <w:t xml:space="preserve"> </w:t>
      </w:r>
      <w:r w:rsidRPr="0048256F">
        <w:rPr>
          <w:rFonts w:eastAsia="楷体"/>
        </w:rPr>
        <w:t>SCIE.</w:t>
      </w:r>
      <w:r w:rsidR="00057AD5" w:rsidRPr="0048256F">
        <w:rPr>
          <w:rFonts w:eastAsia="楷体"/>
        </w:rPr>
        <w:t xml:space="preserve"> </w:t>
      </w:r>
      <w:r w:rsidRPr="0048256F">
        <w:rPr>
          <w:rFonts w:eastAsia="楷体" w:hint="eastAsia"/>
        </w:rPr>
        <w:t>第一标注</w:t>
      </w:r>
    </w:p>
    <w:p w14:paraId="2D5FD673" w14:textId="1A2D20DA" w:rsidR="002F4A9F" w:rsidRPr="0048256F" w:rsidRDefault="002F4A9F">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Zhang, Shou-Ren; Wang, Yanyan; Qu, Ling-Bo</w:t>
      </w:r>
      <w:r w:rsidR="00057AD5" w:rsidRPr="0048256F">
        <w:rPr>
          <w:rFonts w:eastAsia="楷体"/>
        </w:rPr>
        <w:t>*</w:t>
      </w:r>
      <w:r w:rsidRPr="0048256F">
        <w:rPr>
          <w:rFonts w:eastAsia="楷体"/>
        </w:rPr>
        <w:t xml:space="preserve">; </w:t>
      </w:r>
      <w:r w:rsidRPr="0048256F">
        <w:rPr>
          <w:rFonts w:eastAsia="楷体"/>
          <w:b/>
          <w:bCs/>
        </w:rPr>
        <w:t>Wei, Donghui</w:t>
      </w:r>
      <w:r w:rsidR="00057AD5" w:rsidRPr="0048256F">
        <w:rPr>
          <w:rFonts w:eastAsia="楷体"/>
          <w:b/>
          <w:bCs/>
        </w:rPr>
        <w:t>*</w:t>
      </w:r>
      <w:r w:rsidRPr="0048256F">
        <w:rPr>
          <w:rFonts w:eastAsia="楷体"/>
        </w:rPr>
        <w:t xml:space="preserve">; Insights into the NHC-catalyzed cascade Michael/aldol/lactamization reaction: mechanism and origin of stereoselectivity, </w:t>
      </w:r>
      <w:r w:rsidRPr="0048256F">
        <w:rPr>
          <w:rFonts w:eastAsia="楷体"/>
          <w:i/>
          <w:iCs/>
        </w:rPr>
        <w:t>Organic Chemistry Frontiers</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5</w:t>
      </w:r>
      <w:r w:rsidRPr="0048256F">
        <w:rPr>
          <w:rFonts w:eastAsia="楷体"/>
        </w:rPr>
        <w:t>(13)</w:t>
      </w:r>
      <w:r w:rsidRPr="0048256F">
        <w:rPr>
          <w:rFonts w:eastAsia="楷体" w:hint="eastAsia"/>
        </w:rPr>
        <w:t>：</w:t>
      </w:r>
      <w:r w:rsidRPr="0048256F">
        <w:rPr>
          <w:rFonts w:eastAsia="楷体"/>
        </w:rPr>
        <w:t>2065-2072.</w:t>
      </w:r>
      <w:r w:rsidR="00057AD5" w:rsidRPr="0048256F">
        <w:rPr>
          <w:rFonts w:eastAsia="楷体"/>
        </w:rPr>
        <w:t xml:space="preserve"> </w:t>
      </w:r>
      <w:r w:rsidRPr="0048256F">
        <w:rPr>
          <w:rFonts w:eastAsia="楷体"/>
        </w:rPr>
        <w:t>SCIE.</w:t>
      </w:r>
      <w:r w:rsidR="00057AD5" w:rsidRPr="0048256F">
        <w:rPr>
          <w:rFonts w:eastAsia="楷体"/>
        </w:rPr>
        <w:t xml:space="preserve"> </w:t>
      </w:r>
      <w:r w:rsidRPr="0048256F">
        <w:rPr>
          <w:rFonts w:eastAsia="楷体" w:hint="eastAsia"/>
        </w:rPr>
        <w:t>第一标注</w:t>
      </w:r>
    </w:p>
    <w:p w14:paraId="5B573247" w14:textId="5EAC827E" w:rsidR="002F4A9F"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Li, Xue; Tang, Mingsheng; Wang, Yanyan; Wang, Yang; Li, Zhongjun</w:t>
      </w:r>
      <w:r w:rsidR="00057AD5" w:rsidRPr="0048256F">
        <w:rPr>
          <w:rFonts w:eastAsia="楷体"/>
        </w:rPr>
        <w:t>*</w:t>
      </w:r>
      <w:r w:rsidRPr="0048256F">
        <w:rPr>
          <w:rFonts w:eastAsia="楷体"/>
        </w:rPr>
        <w:t xml:space="preserve">; Qu, Ling-Bo; </w:t>
      </w:r>
      <w:r w:rsidRPr="0048256F">
        <w:rPr>
          <w:rFonts w:eastAsia="楷体"/>
          <w:b/>
          <w:bCs/>
        </w:rPr>
        <w:t>Wei, Donghui</w:t>
      </w:r>
      <w:r w:rsidR="00057AD5" w:rsidRPr="0048256F">
        <w:rPr>
          <w:rFonts w:eastAsia="楷体"/>
          <w:b/>
          <w:bCs/>
        </w:rPr>
        <w:t>*</w:t>
      </w:r>
      <w:r w:rsidRPr="0048256F">
        <w:rPr>
          <w:rFonts w:eastAsia="楷体"/>
        </w:rPr>
        <w:t xml:space="preserve">; Insights into the N-Heterocyclic Carbene (NHC)-Catalyzed Intramolecular Cyclization of Aldimines: General Mechanism and Role of Catalyst, </w:t>
      </w:r>
      <w:r w:rsidRPr="0048256F">
        <w:rPr>
          <w:rFonts w:eastAsia="楷体"/>
          <w:i/>
          <w:iCs/>
        </w:rPr>
        <w:t>Chemistry-An Asian Journal</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13</w:t>
      </w:r>
      <w:r w:rsidRPr="0048256F">
        <w:rPr>
          <w:rFonts w:eastAsia="楷体"/>
        </w:rPr>
        <w:t>(13)</w:t>
      </w:r>
      <w:r w:rsidRPr="0048256F">
        <w:rPr>
          <w:rFonts w:eastAsia="楷体" w:hint="eastAsia"/>
        </w:rPr>
        <w:t>：</w:t>
      </w:r>
      <w:r w:rsidRPr="0048256F">
        <w:rPr>
          <w:rFonts w:eastAsia="楷体"/>
        </w:rPr>
        <w:t>1710-1718.</w:t>
      </w:r>
      <w:r w:rsidR="00057AD5" w:rsidRPr="0048256F">
        <w:rPr>
          <w:rFonts w:eastAsia="楷体"/>
        </w:rPr>
        <w:t xml:space="preserve"> </w:t>
      </w:r>
      <w:r w:rsidRPr="0048256F">
        <w:rPr>
          <w:rFonts w:eastAsia="楷体"/>
        </w:rPr>
        <w:t>SCIE.</w:t>
      </w:r>
      <w:r w:rsidR="00057AD5" w:rsidRPr="0048256F">
        <w:rPr>
          <w:rFonts w:eastAsia="楷体"/>
        </w:rPr>
        <w:t xml:space="preserve"> </w:t>
      </w:r>
      <w:r w:rsidRPr="0048256F">
        <w:rPr>
          <w:rFonts w:eastAsia="楷体" w:hint="eastAsia"/>
        </w:rPr>
        <w:t>第一标注</w:t>
      </w:r>
    </w:p>
    <w:p w14:paraId="63CD0DE9" w14:textId="44E621D1"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Wang, Yanyan; Wang, Xinghua; Li, Xue; Qu, Ling-Bo</w:t>
      </w:r>
      <w:r w:rsidR="00057AD5" w:rsidRPr="0048256F">
        <w:rPr>
          <w:rFonts w:eastAsia="楷体"/>
        </w:rPr>
        <w:t>*</w:t>
      </w:r>
      <w:r w:rsidRPr="0048256F">
        <w:rPr>
          <w:rFonts w:eastAsia="楷体"/>
        </w:rPr>
        <w:t xml:space="preserve">; </w:t>
      </w:r>
      <w:r w:rsidRPr="0048256F">
        <w:rPr>
          <w:rFonts w:eastAsia="楷体"/>
          <w:b/>
          <w:bCs/>
        </w:rPr>
        <w:t>Wei, Donghui</w:t>
      </w:r>
      <w:r w:rsidR="00057AD5" w:rsidRPr="0048256F">
        <w:rPr>
          <w:rFonts w:eastAsia="楷体"/>
          <w:b/>
          <w:bCs/>
        </w:rPr>
        <w:t>*</w:t>
      </w:r>
      <w:r w:rsidRPr="0048256F">
        <w:rPr>
          <w:rFonts w:eastAsia="楷体"/>
        </w:rPr>
        <w:t xml:space="preserve">; Competing mechanisms and origins of chemo- and stereo-selectivities of NHC-catalyzed reactions of enals with 2-aminoacrylates, </w:t>
      </w:r>
      <w:r w:rsidRPr="0048256F">
        <w:rPr>
          <w:rFonts w:eastAsia="楷体"/>
          <w:i/>
          <w:iCs/>
        </w:rPr>
        <w:t>Catalysis Science &amp; Technology</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8</w:t>
      </w:r>
      <w:r w:rsidRPr="0048256F">
        <w:rPr>
          <w:rFonts w:eastAsia="楷体"/>
        </w:rPr>
        <w:t>(16)</w:t>
      </w:r>
      <w:r w:rsidRPr="0048256F">
        <w:rPr>
          <w:rFonts w:eastAsia="楷体" w:hint="eastAsia"/>
        </w:rPr>
        <w:t>：</w:t>
      </w:r>
      <w:r w:rsidRPr="0048256F">
        <w:rPr>
          <w:rFonts w:eastAsia="楷体"/>
        </w:rPr>
        <w:t>4229-4240.</w:t>
      </w:r>
      <w:r w:rsidR="002760D7" w:rsidRPr="0048256F">
        <w:rPr>
          <w:rFonts w:eastAsia="楷体"/>
        </w:rPr>
        <w:t xml:space="preserve"> </w:t>
      </w:r>
      <w:r w:rsidRPr="0048256F">
        <w:rPr>
          <w:rFonts w:eastAsia="楷体"/>
        </w:rPr>
        <w:t>SCIE.</w:t>
      </w:r>
      <w:r w:rsidR="002760D7" w:rsidRPr="0048256F">
        <w:rPr>
          <w:rFonts w:eastAsia="楷体"/>
        </w:rPr>
        <w:t xml:space="preserve"> </w:t>
      </w:r>
      <w:r w:rsidRPr="0048256F">
        <w:rPr>
          <w:rFonts w:eastAsia="楷体" w:hint="eastAsia"/>
        </w:rPr>
        <w:t>第一标注</w:t>
      </w:r>
    </w:p>
    <w:p w14:paraId="299A09BD" w14:textId="26B8D7F9"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Shi, Qianqian; Wang, Yang; Wang, Yanyan; Qu, Ling-Bo; Qiao, Yan</w:t>
      </w:r>
      <w:r w:rsidR="002760D7" w:rsidRPr="0048256F">
        <w:rPr>
          <w:rFonts w:eastAsia="楷体"/>
        </w:rPr>
        <w:t>*</w:t>
      </w:r>
      <w:r w:rsidRPr="0048256F">
        <w:rPr>
          <w:rFonts w:eastAsia="楷体"/>
        </w:rPr>
        <w:t xml:space="preserve">; </w:t>
      </w:r>
      <w:r w:rsidRPr="0048256F">
        <w:rPr>
          <w:rFonts w:eastAsia="楷体"/>
          <w:b/>
          <w:bCs/>
        </w:rPr>
        <w:t>Wei, Donghui</w:t>
      </w:r>
      <w:r w:rsidR="002760D7" w:rsidRPr="0048256F">
        <w:rPr>
          <w:rFonts w:eastAsia="楷体"/>
          <w:b/>
          <w:bCs/>
        </w:rPr>
        <w:t>*</w:t>
      </w:r>
      <w:r w:rsidRPr="0048256F">
        <w:rPr>
          <w:rFonts w:eastAsia="楷体"/>
        </w:rPr>
        <w:t xml:space="preserve">; Insights into N-heterocyclic carbene-catalyzed [3+4] annulation reactions of 2-bromoenals with N-Ts hydrazones, </w:t>
      </w:r>
      <w:r w:rsidRPr="0048256F">
        <w:rPr>
          <w:rFonts w:eastAsia="楷体"/>
          <w:i/>
          <w:iCs/>
        </w:rPr>
        <w:t>Organic Chemistry Frontiers</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5</w:t>
      </w:r>
      <w:r w:rsidRPr="0048256F">
        <w:rPr>
          <w:rFonts w:eastAsia="楷体"/>
        </w:rPr>
        <w:t>(18)</w:t>
      </w:r>
      <w:r w:rsidRPr="0048256F">
        <w:rPr>
          <w:rFonts w:eastAsia="楷体" w:hint="eastAsia"/>
        </w:rPr>
        <w:t>：</w:t>
      </w:r>
      <w:r w:rsidRPr="0048256F">
        <w:rPr>
          <w:rFonts w:eastAsia="楷体"/>
        </w:rPr>
        <w:t>2739-2748.</w:t>
      </w:r>
      <w:r w:rsidR="002760D7" w:rsidRPr="0048256F">
        <w:rPr>
          <w:rFonts w:eastAsia="楷体"/>
        </w:rPr>
        <w:t xml:space="preserve"> </w:t>
      </w:r>
      <w:r w:rsidRPr="0048256F">
        <w:rPr>
          <w:rFonts w:eastAsia="楷体"/>
        </w:rPr>
        <w:t>SCIE.</w:t>
      </w:r>
      <w:r w:rsidR="002760D7" w:rsidRPr="0048256F">
        <w:rPr>
          <w:rFonts w:eastAsia="楷体"/>
        </w:rPr>
        <w:t xml:space="preserve"> </w:t>
      </w:r>
      <w:r w:rsidRPr="0048256F">
        <w:rPr>
          <w:rFonts w:eastAsia="楷体" w:hint="eastAsia"/>
        </w:rPr>
        <w:t>第一标注</w:t>
      </w:r>
    </w:p>
    <w:p w14:paraId="0B7C1CC1" w14:textId="55389680"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Wang, Yang; Du, Cong; Wang, Yanyan; Guo, Xiaokang; Fang, Lei; Song, Mao-Ping; Niu, Jun-Long</w:t>
      </w:r>
      <w:r w:rsidR="002760D7" w:rsidRPr="0048256F">
        <w:rPr>
          <w:rFonts w:eastAsia="楷体"/>
        </w:rPr>
        <w:t>*</w:t>
      </w:r>
      <w:r w:rsidRPr="0048256F">
        <w:rPr>
          <w:rFonts w:eastAsia="楷体"/>
        </w:rPr>
        <w:t xml:space="preserve">; </w:t>
      </w:r>
      <w:r w:rsidRPr="0048256F">
        <w:rPr>
          <w:rFonts w:eastAsia="楷体"/>
          <w:b/>
          <w:bCs/>
        </w:rPr>
        <w:t>Wei, Donghui</w:t>
      </w:r>
      <w:r w:rsidR="00A82AB0" w:rsidRPr="0048256F">
        <w:rPr>
          <w:rFonts w:eastAsia="楷体"/>
          <w:b/>
          <w:bCs/>
        </w:rPr>
        <w:t>*</w:t>
      </w:r>
      <w:r w:rsidRPr="0048256F">
        <w:rPr>
          <w:rFonts w:eastAsia="楷体"/>
        </w:rPr>
        <w:t xml:space="preserve">; High-Valent Cobalt-Catalyzed C-H Activation/Annulation of 2-Benzamidopyridine 1-Oxide with Terminal Alkyne: A Combined Theoretical and Experimental Study, </w:t>
      </w:r>
      <w:r w:rsidRPr="0048256F">
        <w:rPr>
          <w:rFonts w:eastAsia="楷体"/>
          <w:i/>
          <w:iCs/>
        </w:rPr>
        <w:t>Advanced Synthesis &amp; Catalysis</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360</w:t>
      </w:r>
      <w:r w:rsidRPr="0048256F">
        <w:rPr>
          <w:rFonts w:eastAsia="楷体"/>
        </w:rPr>
        <w:t>(14)</w:t>
      </w:r>
      <w:r w:rsidRPr="0048256F">
        <w:rPr>
          <w:rFonts w:eastAsia="楷体" w:hint="eastAsia"/>
        </w:rPr>
        <w:t>：</w:t>
      </w:r>
      <w:r w:rsidRPr="0048256F">
        <w:rPr>
          <w:rFonts w:eastAsia="楷体"/>
        </w:rPr>
        <w:t>2668-2677. SCIE. </w:t>
      </w:r>
      <w:r w:rsidRPr="0048256F">
        <w:rPr>
          <w:rFonts w:eastAsia="楷体" w:hint="eastAsia"/>
        </w:rPr>
        <w:t>第一标注</w:t>
      </w:r>
    </w:p>
    <w:p w14:paraId="5C8015D7" w14:textId="352E564C"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Shi, Qianqian; Wang, Yang; </w:t>
      </w:r>
      <w:r w:rsidRPr="0048256F">
        <w:rPr>
          <w:rFonts w:eastAsia="楷体"/>
          <w:b/>
          <w:bCs/>
        </w:rPr>
        <w:t>Wei, Donghui</w:t>
      </w:r>
      <w:r w:rsidR="002760D7" w:rsidRPr="0048256F">
        <w:rPr>
          <w:rFonts w:eastAsia="楷体"/>
          <w:b/>
          <w:bCs/>
        </w:rPr>
        <w:t>*</w:t>
      </w:r>
      <w:r w:rsidRPr="0048256F">
        <w:rPr>
          <w:rFonts w:eastAsia="楷体"/>
        </w:rPr>
        <w:t xml:space="preserve">; Theoretical study on DABCO-catalyzed ring expansion of cyclopropyl ketone: Mechanism, chemoselectivity, and role of catalyst, </w:t>
      </w:r>
      <w:r w:rsidRPr="0048256F">
        <w:rPr>
          <w:rFonts w:eastAsia="楷体"/>
          <w:i/>
          <w:iCs/>
        </w:rPr>
        <w:t>Computational and Theoretical Chemistry</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1123</w:t>
      </w:r>
      <w:r w:rsidRPr="0048256F">
        <w:rPr>
          <w:rFonts w:eastAsia="楷体" w:hint="eastAsia"/>
        </w:rPr>
        <w:t>：</w:t>
      </w:r>
      <w:r w:rsidRPr="0048256F">
        <w:rPr>
          <w:rFonts w:eastAsia="楷体"/>
        </w:rPr>
        <w:t>20-25.</w:t>
      </w:r>
      <w:r w:rsidR="002760D7" w:rsidRPr="0048256F">
        <w:rPr>
          <w:rFonts w:eastAsia="楷体"/>
        </w:rPr>
        <w:t xml:space="preserve"> </w:t>
      </w:r>
      <w:r w:rsidRPr="0048256F">
        <w:rPr>
          <w:rFonts w:eastAsia="楷体"/>
        </w:rPr>
        <w:t>SCIE.</w:t>
      </w:r>
      <w:r w:rsidR="002760D7" w:rsidRPr="0048256F">
        <w:rPr>
          <w:rFonts w:eastAsia="楷体"/>
        </w:rPr>
        <w:t xml:space="preserve"> </w:t>
      </w:r>
      <w:r w:rsidRPr="0048256F">
        <w:rPr>
          <w:rFonts w:eastAsia="楷体" w:hint="eastAsia"/>
        </w:rPr>
        <w:t>第一标注</w:t>
      </w:r>
    </w:p>
    <w:p w14:paraId="54770A17" w14:textId="2C278478"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Liu, Qiuli; Li, Shi-Jun</w:t>
      </w:r>
      <w:r w:rsidR="002760D7" w:rsidRPr="0048256F">
        <w:rPr>
          <w:rFonts w:eastAsia="楷体"/>
        </w:rPr>
        <w:t>*</w:t>
      </w:r>
      <w:r w:rsidRPr="0048256F">
        <w:rPr>
          <w:rFonts w:eastAsia="楷体"/>
        </w:rPr>
        <w:t xml:space="preserve">; Li, Xue; Qu, Ling-Bo; </w:t>
      </w:r>
      <w:r w:rsidRPr="0048256F">
        <w:rPr>
          <w:rFonts w:eastAsia="楷体"/>
          <w:b/>
          <w:bCs/>
        </w:rPr>
        <w:t>Wei, Donghui</w:t>
      </w:r>
      <w:r w:rsidR="002760D7" w:rsidRPr="0048256F">
        <w:rPr>
          <w:rFonts w:eastAsia="楷体"/>
          <w:b/>
          <w:bCs/>
        </w:rPr>
        <w:t>*</w:t>
      </w:r>
      <w:r w:rsidRPr="0048256F">
        <w:rPr>
          <w:rFonts w:eastAsia="楷体"/>
        </w:rPr>
        <w:t xml:space="preserve">; A Computational Study on the 4-Dimethylaminopyridine (DMAP)-Catalyzed Regioselective [2+4] Cyclization of Allenic Ester with Cyclic Ketimine, </w:t>
      </w:r>
      <w:r w:rsidRPr="0048256F">
        <w:rPr>
          <w:rFonts w:eastAsia="楷体"/>
          <w:i/>
          <w:iCs/>
        </w:rPr>
        <w:t>ChemistrySelect</w:t>
      </w:r>
      <w:r w:rsidRPr="0048256F">
        <w:rPr>
          <w:rFonts w:eastAsia="楷体"/>
        </w:rPr>
        <w:t xml:space="preserve">, </w:t>
      </w:r>
      <w:r w:rsidRPr="0048256F">
        <w:rPr>
          <w:rFonts w:eastAsia="楷体"/>
          <w:b/>
          <w:bCs/>
        </w:rPr>
        <w:t>2018</w:t>
      </w:r>
      <w:r w:rsidRPr="0048256F">
        <w:rPr>
          <w:rFonts w:eastAsia="楷体"/>
        </w:rPr>
        <w:t xml:space="preserve">, </w:t>
      </w:r>
      <w:r w:rsidRPr="0048256F">
        <w:rPr>
          <w:rFonts w:eastAsia="楷体"/>
          <w:i/>
          <w:iCs/>
        </w:rPr>
        <w:t>3</w:t>
      </w:r>
      <w:r w:rsidRPr="0048256F">
        <w:rPr>
          <w:rFonts w:eastAsia="楷体"/>
        </w:rPr>
        <w:t>(38)</w:t>
      </w:r>
      <w:r w:rsidRPr="0048256F">
        <w:rPr>
          <w:rFonts w:eastAsia="楷体" w:hint="eastAsia"/>
        </w:rPr>
        <w:t>：</w:t>
      </w:r>
      <w:r w:rsidRPr="0048256F">
        <w:rPr>
          <w:rFonts w:eastAsia="楷体"/>
        </w:rPr>
        <w:t>10553-10558.</w:t>
      </w:r>
      <w:r w:rsidR="002760D7" w:rsidRPr="0048256F">
        <w:rPr>
          <w:rFonts w:eastAsia="楷体"/>
        </w:rPr>
        <w:t xml:space="preserve"> </w:t>
      </w:r>
      <w:r w:rsidRPr="0048256F">
        <w:rPr>
          <w:rFonts w:eastAsia="楷体"/>
        </w:rPr>
        <w:t>SCIE.</w:t>
      </w:r>
      <w:r w:rsidR="002760D7" w:rsidRPr="0048256F">
        <w:rPr>
          <w:rFonts w:eastAsia="楷体"/>
        </w:rPr>
        <w:t xml:space="preserve"> </w:t>
      </w:r>
      <w:r w:rsidRPr="0048256F">
        <w:rPr>
          <w:rFonts w:eastAsia="楷体" w:hint="eastAsia"/>
        </w:rPr>
        <w:t>第一标注</w:t>
      </w:r>
    </w:p>
    <w:p w14:paraId="024B944A" w14:textId="4BD133B5"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Yang; </w:t>
      </w:r>
      <w:r w:rsidRPr="0048256F">
        <w:rPr>
          <w:rFonts w:eastAsia="楷体"/>
          <w:b/>
          <w:bCs/>
        </w:rPr>
        <w:t>Wei, Donghui</w:t>
      </w:r>
      <w:r w:rsidR="002760D7" w:rsidRPr="0048256F">
        <w:rPr>
          <w:rFonts w:eastAsia="楷体"/>
          <w:b/>
          <w:bCs/>
        </w:rPr>
        <w:t>*</w:t>
      </w:r>
      <w:r w:rsidRPr="0048256F">
        <w:rPr>
          <w:rFonts w:eastAsia="楷体"/>
        </w:rPr>
        <w:t>; Tang, Mingsheng; Computational Study on gamma-C-H Functionalization of alpha,beta-Unsaturated Ester Catalyzed by N-Heterocyclic Carbene: Mechanisms, Origin of Stereoselectivity, and Role of Catalyst,</w:t>
      </w:r>
      <w:r w:rsidRPr="0048256F">
        <w:rPr>
          <w:rFonts w:eastAsia="楷体"/>
          <w:i/>
          <w:iCs/>
        </w:rPr>
        <w:t xml:space="preserve"> Journal of Organic Chemistry</w:t>
      </w:r>
      <w:r w:rsidRPr="0048256F">
        <w:rPr>
          <w:rFonts w:eastAsia="楷体"/>
        </w:rPr>
        <w:t xml:space="preserve">, </w:t>
      </w:r>
      <w:r w:rsidRPr="0048256F">
        <w:rPr>
          <w:rFonts w:eastAsia="楷体"/>
          <w:b/>
          <w:bCs/>
        </w:rPr>
        <w:t>2017</w:t>
      </w:r>
      <w:r w:rsidRPr="0048256F">
        <w:rPr>
          <w:rFonts w:eastAsia="楷体"/>
        </w:rPr>
        <w:t xml:space="preserve">, </w:t>
      </w:r>
      <w:r w:rsidRPr="0048256F">
        <w:rPr>
          <w:rFonts w:eastAsia="楷体"/>
          <w:i/>
          <w:iCs/>
        </w:rPr>
        <w:t>82</w:t>
      </w:r>
      <w:r w:rsidRPr="0048256F">
        <w:rPr>
          <w:rFonts w:eastAsia="楷体"/>
        </w:rPr>
        <w:t>(24)</w:t>
      </w:r>
      <w:r w:rsidRPr="0048256F">
        <w:rPr>
          <w:rFonts w:eastAsia="楷体" w:hint="eastAsia"/>
        </w:rPr>
        <w:t>：</w:t>
      </w:r>
      <w:r w:rsidRPr="0048256F">
        <w:rPr>
          <w:rFonts w:eastAsia="楷体"/>
        </w:rPr>
        <w:t>13043-13050.</w:t>
      </w:r>
      <w:r w:rsidR="002C6014" w:rsidRPr="0048256F">
        <w:rPr>
          <w:rFonts w:eastAsia="楷体"/>
        </w:rPr>
        <w:t xml:space="preserve"> </w:t>
      </w:r>
      <w:r w:rsidRPr="0048256F">
        <w:rPr>
          <w:rFonts w:eastAsia="楷体"/>
        </w:rPr>
        <w:t>SCIE.</w:t>
      </w:r>
      <w:r w:rsidR="002C6014" w:rsidRPr="0048256F">
        <w:rPr>
          <w:rFonts w:eastAsia="楷体"/>
        </w:rPr>
        <w:t xml:space="preserve"> </w:t>
      </w:r>
      <w:r w:rsidRPr="0048256F">
        <w:rPr>
          <w:rFonts w:eastAsia="楷体" w:hint="eastAsia"/>
        </w:rPr>
        <w:t>第二标注</w:t>
      </w:r>
    </w:p>
    <w:p w14:paraId="0E97580F" w14:textId="70D1F69B"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 xml:space="preserve">Wang, Wei; </w:t>
      </w:r>
      <w:r w:rsidRPr="0048256F">
        <w:rPr>
          <w:rFonts w:eastAsia="楷体"/>
          <w:b/>
          <w:bCs/>
        </w:rPr>
        <w:t>Wei, Donghui</w:t>
      </w:r>
      <w:r w:rsidR="002760D7" w:rsidRPr="0048256F">
        <w:rPr>
          <w:rFonts w:eastAsia="楷体"/>
          <w:b/>
          <w:bCs/>
        </w:rPr>
        <w:t>*</w:t>
      </w:r>
      <w:r w:rsidRPr="0048256F">
        <w:rPr>
          <w:rFonts w:eastAsia="楷体"/>
        </w:rPr>
        <w:t xml:space="preserve">; A DFT Study of N-Heterocyclic Carbene Catalyzed [4+2] Annulation between Saturated Carboxylate with ortho-Quinone Methide: Possible Mechanisms </w:t>
      </w:r>
      <w:r w:rsidRPr="0048256F">
        <w:rPr>
          <w:rFonts w:eastAsia="楷体"/>
        </w:rPr>
        <w:lastRenderedPageBreak/>
        <w:t xml:space="preserve">and Origin of Enantioselectivity, </w:t>
      </w:r>
      <w:r w:rsidRPr="0048256F">
        <w:rPr>
          <w:rFonts w:eastAsia="楷体"/>
          <w:i/>
          <w:iCs/>
        </w:rPr>
        <w:t>ChemistrySelect</w:t>
      </w:r>
      <w:r w:rsidRPr="0048256F">
        <w:rPr>
          <w:rFonts w:eastAsia="楷体"/>
        </w:rPr>
        <w:t xml:space="preserve">, </w:t>
      </w:r>
      <w:r w:rsidRPr="0048256F">
        <w:rPr>
          <w:rFonts w:eastAsia="楷体"/>
          <w:b/>
          <w:bCs/>
        </w:rPr>
        <w:t>2017</w:t>
      </w:r>
      <w:r w:rsidRPr="0048256F">
        <w:rPr>
          <w:rFonts w:eastAsia="楷体"/>
        </w:rPr>
        <w:t xml:space="preserve">, </w:t>
      </w:r>
      <w:r w:rsidRPr="0048256F">
        <w:rPr>
          <w:rFonts w:eastAsia="楷体"/>
          <w:i/>
          <w:iCs/>
        </w:rPr>
        <w:t>2</w:t>
      </w:r>
      <w:r w:rsidRPr="0048256F">
        <w:rPr>
          <w:rFonts w:eastAsia="楷体"/>
        </w:rPr>
        <w:t>(28)</w:t>
      </w:r>
      <w:r w:rsidRPr="0048256F">
        <w:rPr>
          <w:rFonts w:eastAsia="楷体" w:hint="eastAsia"/>
        </w:rPr>
        <w:t>：</w:t>
      </w:r>
      <w:r w:rsidRPr="0048256F">
        <w:rPr>
          <w:rFonts w:eastAsia="楷体"/>
        </w:rPr>
        <w:t>8856-8864.</w:t>
      </w:r>
      <w:r w:rsidR="002760D7" w:rsidRPr="0048256F">
        <w:rPr>
          <w:rFonts w:eastAsia="楷体"/>
        </w:rPr>
        <w:t xml:space="preserve"> </w:t>
      </w:r>
      <w:r w:rsidRPr="0048256F">
        <w:rPr>
          <w:rFonts w:eastAsia="楷体"/>
        </w:rPr>
        <w:t>SCIE.</w:t>
      </w:r>
      <w:r w:rsidR="002760D7" w:rsidRPr="0048256F">
        <w:rPr>
          <w:rFonts w:eastAsia="楷体"/>
        </w:rPr>
        <w:t xml:space="preserve"> </w:t>
      </w:r>
      <w:r w:rsidRPr="0048256F">
        <w:rPr>
          <w:rFonts w:eastAsia="楷体" w:hint="eastAsia"/>
        </w:rPr>
        <w:t>第一标注</w:t>
      </w:r>
    </w:p>
    <w:p w14:paraId="156D5EAF" w14:textId="6E5DE82B" w:rsidR="00AC3AF7" w:rsidRPr="0048256F" w:rsidRDefault="00AC3AF7">
      <w:pPr>
        <w:numPr>
          <w:ilvl w:val="0"/>
          <w:numId w:val="5"/>
        </w:numPr>
        <w:autoSpaceDE w:val="0"/>
        <w:autoSpaceDN w:val="0"/>
        <w:adjustRightInd w:val="0"/>
        <w:snapToGrid w:val="0"/>
        <w:ind w:left="357" w:hanging="357"/>
        <w:rPr>
          <w:rFonts w:eastAsia="楷体"/>
          <w:color w:val="000000"/>
          <w:kern w:val="0"/>
        </w:rPr>
      </w:pPr>
      <w:r w:rsidRPr="0048256F">
        <w:rPr>
          <w:rFonts w:eastAsia="楷体"/>
        </w:rPr>
        <w:t>Li, Xue;</w:t>
      </w:r>
      <w:r w:rsidRPr="0048256F">
        <w:rPr>
          <w:rFonts w:eastAsia="楷体"/>
          <w:b/>
          <w:bCs/>
        </w:rPr>
        <w:t xml:space="preserve"> Wei, Donghui</w:t>
      </w:r>
      <w:r w:rsidR="00E66107" w:rsidRPr="0048256F">
        <w:rPr>
          <w:rFonts w:eastAsia="楷体"/>
          <w:b/>
          <w:bCs/>
        </w:rPr>
        <w:t>*</w:t>
      </w:r>
      <w:r w:rsidRPr="0048256F">
        <w:rPr>
          <w:rFonts w:eastAsia="楷体"/>
        </w:rPr>
        <w:t>; Li, Zhongjun</w:t>
      </w:r>
      <w:r w:rsidR="00E66107" w:rsidRPr="0048256F">
        <w:rPr>
          <w:rFonts w:eastAsia="楷体"/>
        </w:rPr>
        <w:t>*</w:t>
      </w:r>
      <w:r w:rsidRPr="0048256F">
        <w:rPr>
          <w:rFonts w:eastAsia="楷体"/>
        </w:rPr>
        <w:t xml:space="preserve">; Theoretical Study on DBU-Catalyzed Insertion of Isatins into Aryl Difluoronitromethyl Ketones: A Case for Predicting Chemoselectivity Using Electrophilic Parr Function, </w:t>
      </w:r>
      <w:r w:rsidRPr="0048256F">
        <w:rPr>
          <w:rFonts w:eastAsia="楷体"/>
          <w:i/>
          <w:iCs/>
        </w:rPr>
        <w:t>ACS Omega</w:t>
      </w:r>
      <w:r w:rsidRPr="0048256F">
        <w:rPr>
          <w:rFonts w:eastAsia="楷体"/>
        </w:rPr>
        <w:t xml:space="preserve">, </w:t>
      </w:r>
      <w:r w:rsidRPr="0048256F">
        <w:rPr>
          <w:rFonts w:eastAsia="楷体"/>
          <w:b/>
          <w:bCs/>
        </w:rPr>
        <w:t>2017</w:t>
      </w:r>
      <w:r w:rsidRPr="0048256F">
        <w:rPr>
          <w:rFonts w:eastAsia="楷体"/>
        </w:rPr>
        <w:t xml:space="preserve">, </w:t>
      </w:r>
      <w:r w:rsidRPr="0048256F">
        <w:rPr>
          <w:rFonts w:eastAsia="楷体"/>
          <w:i/>
          <w:iCs/>
        </w:rPr>
        <w:t>2</w:t>
      </w:r>
      <w:r w:rsidRPr="0048256F">
        <w:rPr>
          <w:rFonts w:eastAsia="楷体"/>
        </w:rPr>
        <w:t>(10)</w:t>
      </w:r>
      <w:r w:rsidRPr="0048256F">
        <w:rPr>
          <w:rFonts w:eastAsia="楷体" w:hint="eastAsia"/>
        </w:rPr>
        <w:t>：</w:t>
      </w:r>
      <w:r w:rsidRPr="0048256F">
        <w:rPr>
          <w:rFonts w:eastAsia="楷体"/>
        </w:rPr>
        <w:t>7029-7038.</w:t>
      </w:r>
      <w:r w:rsidR="000B2D1B" w:rsidRPr="0048256F">
        <w:rPr>
          <w:rFonts w:eastAsia="楷体"/>
        </w:rPr>
        <w:t xml:space="preserve"> </w:t>
      </w:r>
      <w:r w:rsidRPr="0048256F">
        <w:rPr>
          <w:rFonts w:eastAsia="楷体"/>
        </w:rPr>
        <w:t>SCIE.</w:t>
      </w:r>
      <w:r w:rsidR="000B2D1B" w:rsidRPr="0048256F">
        <w:rPr>
          <w:rFonts w:eastAsia="楷体"/>
        </w:rPr>
        <w:t xml:space="preserve"> </w:t>
      </w:r>
      <w:r w:rsidRPr="0048256F">
        <w:rPr>
          <w:rFonts w:eastAsia="楷体" w:hint="eastAsia"/>
        </w:rPr>
        <w:t>第二标注</w:t>
      </w:r>
    </w:p>
    <w:p w14:paraId="7FA5402E" w14:textId="380A7A15" w:rsidR="00A91B3A" w:rsidRPr="0048256F" w:rsidRDefault="00A91B3A" w:rsidP="005A0D88">
      <w:pPr>
        <w:pStyle w:val="af1"/>
        <w:widowControl/>
        <w:numPr>
          <w:ilvl w:val="0"/>
          <w:numId w:val="5"/>
        </w:numPr>
        <w:autoSpaceDE w:val="0"/>
        <w:autoSpaceDN w:val="0"/>
        <w:adjustRightInd w:val="0"/>
        <w:snapToGrid w:val="0"/>
        <w:spacing w:before="100" w:beforeAutospacing="1" w:after="200"/>
        <w:ind w:firstLineChars="0"/>
        <w:jc w:val="left"/>
        <w:rPr>
          <w:rFonts w:eastAsia="楷体"/>
          <w:kern w:val="0"/>
        </w:rPr>
      </w:pPr>
      <w:r w:rsidRPr="0048256F">
        <w:rPr>
          <w:b/>
          <w:bCs/>
          <w:color w:val="000000"/>
        </w:rPr>
        <w:t>Wei,</w:t>
      </w:r>
      <w:r w:rsidR="000B2D1B" w:rsidRPr="0048256F">
        <w:rPr>
          <w:b/>
          <w:bCs/>
          <w:color w:val="000000"/>
        </w:rPr>
        <w:t xml:space="preserve"> Donghui</w:t>
      </w:r>
      <w:r w:rsidR="000B2D1B" w:rsidRPr="0048256F">
        <w:rPr>
          <w:rFonts w:hint="eastAsia"/>
          <w:color w:val="000000"/>
        </w:rPr>
        <w:t>;</w:t>
      </w:r>
      <w:r w:rsidRPr="0048256F">
        <w:rPr>
          <w:color w:val="000000"/>
        </w:rPr>
        <w:t xml:space="preserve"> Huang,</w:t>
      </w:r>
      <w:r w:rsidR="000B2D1B" w:rsidRPr="0048256F">
        <w:rPr>
          <w:color w:val="000000"/>
        </w:rPr>
        <w:t xml:space="preserve"> Xiaoqin;</w:t>
      </w:r>
      <w:r w:rsidRPr="0048256F">
        <w:rPr>
          <w:color w:val="000000"/>
        </w:rPr>
        <w:t xml:space="preserve"> Qiao,</w:t>
      </w:r>
      <w:r w:rsidR="000B2D1B" w:rsidRPr="0048256F">
        <w:rPr>
          <w:color w:val="000000"/>
        </w:rPr>
        <w:t xml:space="preserve"> Yan;</w:t>
      </w:r>
      <w:r w:rsidRPr="0048256F">
        <w:rPr>
          <w:color w:val="000000"/>
        </w:rPr>
        <w:t xml:space="preserve"> Rao,</w:t>
      </w:r>
      <w:r w:rsidR="000B2D1B" w:rsidRPr="0048256F">
        <w:rPr>
          <w:color w:val="000000"/>
        </w:rPr>
        <w:t xml:space="preserve"> Jingjing;</w:t>
      </w:r>
      <w:r w:rsidRPr="0048256F">
        <w:rPr>
          <w:color w:val="000000"/>
        </w:rPr>
        <w:t xml:space="preserve"> Wang,</w:t>
      </w:r>
      <w:r w:rsidR="000B2D1B" w:rsidRPr="0048256F">
        <w:rPr>
          <w:color w:val="000000"/>
        </w:rPr>
        <w:t xml:space="preserve"> Lu;</w:t>
      </w:r>
      <w:r w:rsidRPr="0048256F">
        <w:rPr>
          <w:color w:val="000000"/>
        </w:rPr>
        <w:t xml:space="preserve"> Liao,</w:t>
      </w:r>
      <w:r w:rsidR="000B2D1B" w:rsidRPr="0048256F">
        <w:rPr>
          <w:color w:val="000000"/>
        </w:rPr>
        <w:t xml:space="preserve"> Fei;</w:t>
      </w:r>
      <w:r w:rsidRPr="0048256F">
        <w:rPr>
          <w:color w:val="000000"/>
        </w:rPr>
        <w:t xml:space="preserve"> Zhan,</w:t>
      </w:r>
      <w:r w:rsidR="000B2D1B" w:rsidRPr="0048256F">
        <w:rPr>
          <w:color w:val="000000"/>
        </w:rPr>
        <w:t xml:space="preserve"> Chang-Guo*;</w:t>
      </w:r>
      <w:r w:rsidRPr="0048256F">
        <w:rPr>
          <w:color w:val="000000"/>
        </w:rPr>
        <w:t xml:space="preserve"> Catalytic Mechanisms for Cofactor-Free Oxidase-Catalyzed Reactions: Reaction Pathways of Uricase-Catalyzed Oxidation and Hydration of Uric Acid, </w:t>
      </w:r>
      <w:r w:rsidRPr="0048256F">
        <w:rPr>
          <w:i/>
          <w:iCs/>
          <w:color w:val="000000"/>
        </w:rPr>
        <w:t>ACS Catalysis</w:t>
      </w:r>
      <w:r w:rsidRPr="0048256F">
        <w:rPr>
          <w:color w:val="000000"/>
        </w:rPr>
        <w:t xml:space="preserve">, </w:t>
      </w:r>
      <w:r w:rsidRPr="0048256F">
        <w:rPr>
          <w:b/>
          <w:bCs/>
          <w:color w:val="000000"/>
        </w:rPr>
        <w:t>2017</w:t>
      </w:r>
      <w:r w:rsidRPr="0048256F">
        <w:rPr>
          <w:color w:val="000000"/>
        </w:rPr>
        <w:t xml:space="preserve">, </w:t>
      </w:r>
      <w:r w:rsidRPr="0048256F">
        <w:rPr>
          <w:rFonts w:eastAsia="等线"/>
          <w:i/>
          <w:iCs/>
          <w:color w:val="242021"/>
        </w:rPr>
        <w:t>7</w:t>
      </w:r>
      <w:r w:rsidRPr="0048256F">
        <w:rPr>
          <w:color w:val="000000"/>
        </w:rPr>
        <w:t>, 4623</w:t>
      </w:r>
      <w:r w:rsidRPr="0048256F">
        <w:rPr>
          <w:rFonts w:eastAsia="MS Mincho"/>
          <w:color w:val="000000"/>
        </w:rPr>
        <w:t>−</w:t>
      </w:r>
      <w:r w:rsidRPr="0048256F">
        <w:rPr>
          <w:color w:val="000000"/>
        </w:rPr>
        <w:t>4636.</w:t>
      </w:r>
      <w:r w:rsidRPr="0048256F">
        <w:rPr>
          <w:rFonts w:eastAsia="楷体"/>
          <w:color w:val="000000"/>
        </w:rPr>
        <w:t xml:space="preserve"> </w:t>
      </w:r>
      <w:r w:rsidR="000B2D1B" w:rsidRPr="0048256F">
        <w:rPr>
          <w:rFonts w:eastAsia="楷体"/>
        </w:rPr>
        <w:t>SCIE.</w:t>
      </w:r>
      <w:r w:rsidR="000B2D1B" w:rsidRPr="0048256F">
        <w:rPr>
          <w:rFonts w:eastAsia="楷体"/>
          <w:color w:val="000000"/>
        </w:rPr>
        <w:t xml:space="preserve"> </w:t>
      </w:r>
      <w:r w:rsidRPr="0048256F">
        <w:rPr>
          <w:rFonts w:eastAsia="楷体"/>
          <w:color w:val="000000"/>
        </w:rPr>
        <w:t>(</w:t>
      </w:r>
      <w:r w:rsidR="00FE6388" w:rsidRPr="0048256F">
        <w:rPr>
          <w:rFonts w:eastAsia="楷体" w:hint="eastAsia"/>
          <w:b/>
          <w:bCs/>
          <w:color w:val="000000"/>
        </w:rPr>
        <w:t>此论文</w:t>
      </w:r>
      <w:r w:rsidR="00F92662" w:rsidRPr="0048256F">
        <w:rPr>
          <w:rFonts w:eastAsia="楷体" w:hint="eastAsia"/>
          <w:b/>
          <w:bCs/>
          <w:color w:val="000000"/>
        </w:rPr>
        <w:t>是</w:t>
      </w:r>
      <w:r w:rsidR="00FE6388" w:rsidRPr="0048256F">
        <w:rPr>
          <w:rFonts w:eastAsia="楷体" w:hint="eastAsia"/>
          <w:b/>
          <w:bCs/>
          <w:color w:val="000000"/>
        </w:rPr>
        <w:t>该</w:t>
      </w:r>
      <w:r w:rsidR="00EA671E" w:rsidRPr="0048256F">
        <w:rPr>
          <w:rFonts w:eastAsia="楷体" w:hint="eastAsia"/>
          <w:b/>
          <w:bCs/>
          <w:color w:val="000000"/>
        </w:rPr>
        <w:t>面上</w:t>
      </w:r>
      <w:r w:rsidR="000B2D1B" w:rsidRPr="0048256F">
        <w:rPr>
          <w:rFonts w:eastAsia="楷体" w:hint="eastAsia"/>
          <w:b/>
          <w:bCs/>
          <w:color w:val="000000"/>
        </w:rPr>
        <w:t>项目</w:t>
      </w:r>
      <w:r w:rsidR="00FE6388" w:rsidRPr="0048256F">
        <w:rPr>
          <w:rFonts w:eastAsia="楷体" w:hint="eastAsia"/>
          <w:b/>
          <w:bCs/>
          <w:color w:val="000000"/>
        </w:rPr>
        <w:t>的</w:t>
      </w:r>
      <w:r w:rsidR="000B2D1B" w:rsidRPr="0048256F">
        <w:rPr>
          <w:rFonts w:eastAsia="楷体" w:hint="eastAsia"/>
          <w:b/>
          <w:bCs/>
          <w:color w:val="000000"/>
        </w:rPr>
        <w:t>主要研究内容之一，</w:t>
      </w:r>
      <w:r w:rsidR="00F92662" w:rsidRPr="0048256F">
        <w:rPr>
          <w:rFonts w:eastAsia="楷体" w:hint="eastAsia"/>
          <w:b/>
          <w:bCs/>
          <w:color w:val="000000"/>
        </w:rPr>
        <w:t>在</w:t>
      </w:r>
      <w:r w:rsidR="000B2D1B" w:rsidRPr="0048256F">
        <w:rPr>
          <w:rFonts w:eastAsia="楷体" w:hint="eastAsia"/>
          <w:b/>
          <w:bCs/>
          <w:color w:val="000000"/>
        </w:rPr>
        <w:t>项目申报过程中</w:t>
      </w:r>
      <w:r w:rsidR="00F92662" w:rsidRPr="0048256F">
        <w:rPr>
          <w:rFonts w:eastAsia="楷体" w:hint="eastAsia"/>
          <w:b/>
          <w:bCs/>
          <w:color w:val="000000"/>
        </w:rPr>
        <w:t>正式</w:t>
      </w:r>
      <w:r w:rsidR="000B2D1B" w:rsidRPr="0048256F">
        <w:rPr>
          <w:rFonts w:eastAsia="楷体" w:hint="eastAsia"/>
          <w:b/>
          <w:bCs/>
          <w:color w:val="000000"/>
        </w:rPr>
        <w:t>发表</w:t>
      </w:r>
      <w:r w:rsidRPr="0048256F">
        <w:rPr>
          <w:rFonts w:eastAsia="楷体"/>
          <w:color w:val="000000"/>
        </w:rPr>
        <w:t>)</w:t>
      </w:r>
    </w:p>
    <w:p w14:paraId="32A43B1E" w14:textId="77777777" w:rsidR="004C04B1" w:rsidRPr="0048256F" w:rsidRDefault="004C04B1" w:rsidP="004C04B1">
      <w:pPr>
        <w:autoSpaceDE w:val="0"/>
        <w:autoSpaceDN w:val="0"/>
        <w:adjustRightInd w:val="0"/>
        <w:snapToGrid w:val="0"/>
        <w:rPr>
          <w:rFonts w:eastAsia="楷体"/>
          <w:b/>
          <w:bCs/>
          <w:color w:val="000000"/>
          <w:kern w:val="0"/>
        </w:rPr>
      </w:pPr>
    </w:p>
    <w:p w14:paraId="265AA48A" w14:textId="77777777" w:rsidR="00193F7B" w:rsidRPr="0048256F" w:rsidRDefault="00BF4E65">
      <w:pPr>
        <w:snapToGrid w:val="0"/>
        <w:spacing w:before="120" w:line="440" w:lineRule="exact"/>
        <w:ind w:firstLineChars="200" w:firstLine="562"/>
        <w:rPr>
          <w:rFonts w:ascii="楷体" w:eastAsia="楷体" w:hAnsi="楷体" w:cs="楷体_GB2312"/>
          <w:b/>
          <w:bCs/>
          <w:color w:val="0070C0"/>
          <w:sz w:val="28"/>
          <w:szCs w:val="28"/>
        </w:rPr>
      </w:pPr>
      <w:r w:rsidRPr="0048256F">
        <w:rPr>
          <w:rFonts w:ascii="楷体" w:eastAsia="楷体" w:hAnsi="楷体" w:cs="楷体_GB2312" w:hint="eastAsia"/>
          <w:b/>
          <w:bCs/>
          <w:color w:val="0070C0"/>
          <w:sz w:val="28"/>
          <w:szCs w:val="28"/>
        </w:rPr>
        <w:t>（三）其他需要说明的情况</w:t>
      </w:r>
    </w:p>
    <w:p w14:paraId="7E67075D" w14:textId="77777777" w:rsidR="00193F7B" w:rsidRPr="0048256F" w:rsidRDefault="00BF4E65">
      <w:pPr>
        <w:snapToGrid w:val="0"/>
        <w:spacing w:afterLines="50" w:after="156" w:line="440" w:lineRule="exact"/>
        <w:ind w:firstLine="573"/>
        <w:rPr>
          <w:rFonts w:ascii="楷体" w:eastAsia="楷体" w:hAnsi="楷体"/>
          <w:bCs/>
          <w:color w:val="0070C0"/>
          <w:sz w:val="28"/>
          <w:szCs w:val="28"/>
        </w:rPr>
      </w:pPr>
      <w:r w:rsidRPr="0048256F">
        <w:rPr>
          <w:rFonts w:ascii="楷体" w:eastAsia="楷体" w:hAnsi="楷体"/>
          <w:bCs/>
          <w:color w:val="0070C0"/>
          <w:sz w:val="28"/>
          <w:szCs w:val="28"/>
        </w:rPr>
        <w:t xml:space="preserve">1. </w:t>
      </w:r>
      <w:r w:rsidRPr="0048256F">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w:t>
      </w:r>
    </w:p>
    <w:p w14:paraId="519274B1" w14:textId="77777777" w:rsidR="00193F7B" w:rsidRPr="0048256F" w:rsidRDefault="00BF4E65" w:rsidP="00066FF5">
      <w:pPr>
        <w:adjustRightInd w:val="0"/>
        <w:spacing w:line="440" w:lineRule="exact"/>
        <w:ind w:firstLineChars="200" w:firstLine="480"/>
        <w:rPr>
          <w:rFonts w:eastAsia="楷体"/>
          <w:sz w:val="24"/>
          <w:szCs w:val="24"/>
        </w:rPr>
      </w:pPr>
      <w:r w:rsidRPr="0048256F">
        <w:rPr>
          <w:rFonts w:eastAsia="楷体" w:hint="eastAsia"/>
          <w:sz w:val="24"/>
          <w:szCs w:val="24"/>
        </w:rPr>
        <w:t>无</w:t>
      </w:r>
    </w:p>
    <w:p w14:paraId="7A939884" w14:textId="77777777" w:rsidR="00193F7B" w:rsidRPr="0048256F" w:rsidRDefault="00193F7B">
      <w:pPr>
        <w:snapToGrid w:val="0"/>
        <w:spacing w:after="156" w:line="440" w:lineRule="exact"/>
        <w:ind w:firstLineChars="196" w:firstLine="470"/>
        <w:rPr>
          <w:rFonts w:asciiTheme="minorEastAsia" w:eastAsiaTheme="minorEastAsia" w:hAnsiTheme="minorEastAsia"/>
          <w:sz w:val="24"/>
          <w:szCs w:val="24"/>
        </w:rPr>
      </w:pPr>
    </w:p>
    <w:p w14:paraId="0B4F0794" w14:textId="77777777" w:rsidR="00193F7B" w:rsidRPr="0048256F" w:rsidRDefault="00BF4E65">
      <w:pPr>
        <w:snapToGrid w:val="0"/>
        <w:spacing w:afterLines="50" w:after="156" w:line="440" w:lineRule="exact"/>
        <w:ind w:firstLine="573"/>
        <w:rPr>
          <w:rFonts w:ascii="楷体" w:eastAsia="楷体" w:hAnsi="楷体"/>
          <w:bCs/>
          <w:color w:val="0070C0"/>
          <w:sz w:val="28"/>
          <w:szCs w:val="28"/>
        </w:rPr>
      </w:pPr>
      <w:r w:rsidRPr="0048256F">
        <w:rPr>
          <w:rFonts w:ascii="楷体" w:eastAsia="楷体" w:hAnsi="楷体"/>
          <w:bCs/>
          <w:color w:val="0070C0"/>
          <w:sz w:val="28"/>
          <w:szCs w:val="28"/>
        </w:rPr>
        <w:t xml:space="preserve">2. </w:t>
      </w:r>
      <w:r w:rsidRPr="0048256F">
        <w:rPr>
          <w:rFonts w:ascii="楷体" w:eastAsia="楷体" w:hAnsi="楷体" w:hint="eastAsia"/>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71E2638C" w14:textId="77777777" w:rsidR="00193F7B" w:rsidRPr="0048256F" w:rsidRDefault="00BF4E65" w:rsidP="00066FF5">
      <w:pPr>
        <w:adjustRightInd w:val="0"/>
        <w:spacing w:line="440" w:lineRule="exact"/>
        <w:ind w:firstLineChars="200" w:firstLine="480"/>
        <w:rPr>
          <w:rFonts w:eastAsia="楷体"/>
          <w:sz w:val="24"/>
          <w:szCs w:val="24"/>
        </w:rPr>
      </w:pPr>
      <w:r w:rsidRPr="0048256F">
        <w:rPr>
          <w:rFonts w:eastAsia="楷体" w:hint="eastAsia"/>
          <w:sz w:val="24"/>
          <w:szCs w:val="24"/>
        </w:rPr>
        <w:t>无</w:t>
      </w:r>
    </w:p>
    <w:p w14:paraId="1511E733" w14:textId="77777777" w:rsidR="00193F7B" w:rsidRPr="0048256F" w:rsidRDefault="00193F7B">
      <w:pPr>
        <w:snapToGrid w:val="0"/>
        <w:spacing w:after="156" w:line="440" w:lineRule="exact"/>
        <w:ind w:firstLineChars="196" w:firstLine="470"/>
        <w:rPr>
          <w:rFonts w:asciiTheme="minorEastAsia" w:eastAsiaTheme="minorEastAsia" w:hAnsiTheme="minorEastAsia"/>
          <w:sz w:val="24"/>
          <w:szCs w:val="24"/>
        </w:rPr>
      </w:pPr>
    </w:p>
    <w:p w14:paraId="6ADF5462" w14:textId="77777777" w:rsidR="00193F7B" w:rsidRPr="0048256F" w:rsidRDefault="00BF4E65">
      <w:pPr>
        <w:snapToGrid w:val="0"/>
        <w:spacing w:afterLines="50" w:after="156" w:line="440" w:lineRule="exact"/>
        <w:ind w:firstLine="573"/>
        <w:rPr>
          <w:rFonts w:ascii="楷体" w:eastAsia="楷体" w:hAnsi="楷体"/>
          <w:bCs/>
          <w:color w:val="0070C0"/>
          <w:sz w:val="28"/>
          <w:szCs w:val="28"/>
        </w:rPr>
      </w:pPr>
      <w:r w:rsidRPr="0048256F">
        <w:rPr>
          <w:rFonts w:ascii="楷体" w:eastAsia="楷体" w:hAnsi="楷体"/>
          <w:bCs/>
          <w:color w:val="0070C0"/>
          <w:sz w:val="28"/>
          <w:szCs w:val="28"/>
        </w:rPr>
        <w:t xml:space="preserve">3. </w:t>
      </w:r>
      <w:r w:rsidRPr="0048256F">
        <w:rPr>
          <w:rFonts w:ascii="楷体" w:eastAsia="楷体" w:hAnsi="楷体" w:hint="eastAsia"/>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14B53109" w14:textId="77777777" w:rsidR="00193F7B" w:rsidRPr="0048256F" w:rsidRDefault="00BF4E65" w:rsidP="00066FF5">
      <w:pPr>
        <w:adjustRightInd w:val="0"/>
        <w:spacing w:line="440" w:lineRule="exact"/>
        <w:ind w:firstLineChars="200" w:firstLine="480"/>
        <w:rPr>
          <w:rFonts w:eastAsia="楷体"/>
          <w:sz w:val="24"/>
          <w:szCs w:val="24"/>
        </w:rPr>
      </w:pPr>
      <w:r w:rsidRPr="0048256F">
        <w:rPr>
          <w:rFonts w:eastAsia="楷体" w:hint="eastAsia"/>
          <w:sz w:val="24"/>
          <w:szCs w:val="24"/>
        </w:rPr>
        <w:t>无</w:t>
      </w:r>
    </w:p>
    <w:p w14:paraId="0626DC72" w14:textId="77777777" w:rsidR="00193F7B" w:rsidRPr="0048256F" w:rsidRDefault="00193F7B">
      <w:pPr>
        <w:snapToGrid w:val="0"/>
        <w:spacing w:after="156" w:line="440" w:lineRule="exact"/>
        <w:ind w:firstLineChars="196" w:firstLine="470"/>
        <w:rPr>
          <w:rFonts w:asciiTheme="minorEastAsia" w:eastAsiaTheme="minorEastAsia" w:hAnsiTheme="minorEastAsia"/>
          <w:sz w:val="24"/>
          <w:szCs w:val="24"/>
        </w:rPr>
      </w:pPr>
    </w:p>
    <w:p w14:paraId="1BE3C168" w14:textId="77777777" w:rsidR="00193F7B" w:rsidRPr="0048256F" w:rsidRDefault="00BF4E65">
      <w:pPr>
        <w:snapToGrid w:val="0"/>
        <w:spacing w:afterLines="50" w:after="156" w:line="440" w:lineRule="exact"/>
        <w:ind w:firstLine="573"/>
        <w:rPr>
          <w:rFonts w:ascii="楷体" w:eastAsia="楷体" w:hAnsi="楷体"/>
          <w:bCs/>
          <w:color w:val="0070C0"/>
          <w:sz w:val="28"/>
          <w:szCs w:val="28"/>
        </w:rPr>
      </w:pPr>
      <w:r w:rsidRPr="0048256F">
        <w:rPr>
          <w:rFonts w:ascii="楷体" w:eastAsia="楷体" w:hAnsi="楷体"/>
          <w:bCs/>
          <w:color w:val="0070C0"/>
          <w:sz w:val="28"/>
          <w:szCs w:val="28"/>
        </w:rPr>
        <w:t xml:space="preserve">4. </w:t>
      </w:r>
      <w:r w:rsidRPr="0048256F">
        <w:rPr>
          <w:rFonts w:ascii="楷体" w:eastAsia="楷体" w:hAnsi="楷体" w:hint="eastAsia"/>
          <w:bCs/>
          <w:color w:val="0070C0"/>
          <w:sz w:val="28"/>
          <w:szCs w:val="28"/>
        </w:rPr>
        <w:t>其他。</w:t>
      </w:r>
    </w:p>
    <w:p w14:paraId="0B7F6AE8" w14:textId="77777777" w:rsidR="00193F7B" w:rsidRPr="0048256F" w:rsidRDefault="00BF4E65" w:rsidP="00066FF5">
      <w:pPr>
        <w:adjustRightInd w:val="0"/>
        <w:spacing w:line="440" w:lineRule="exact"/>
        <w:ind w:firstLineChars="200" w:firstLine="480"/>
        <w:rPr>
          <w:rFonts w:eastAsia="楷体"/>
          <w:sz w:val="24"/>
          <w:szCs w:val="24"/>
        </w:rPr>
      </w:pPr>
      <w:r w:rsidRPr="0048256F">
        <w:rPr>
          <w:rFonts w:eastAsia="楷体" w:hint="eastAsia"/>
          <w:sz w:val="24"/>
          <w:szCs w:val="24"/>
        </w:rPr>
        <w:t>无</w:t>
      </w:r>
    </w:p>
    <w:p w14:paraId="3234FBA2" w14:textId="77777777" w:rsidR="00193F7B" w:rsidRPr="0048256F" w:rsidRDefault="00193F7B">
      <w:pPr>
        <w:snapToGrid w:val="0"/>
        <w:spacing w:after="156" w:line="440" w:lineRule="exact"/>
        <w:ind w:firstLineChars="196" w:firstLine="412"/>
      </w:pPr>
    </w:p>
    <w:sectPr w:rsidR="00193F7B" w:rsidRPr="0048256F">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29BF2" w14:textId="77777777" w:rsidR="002F556E" w:rsidRDefault="002F556E" w:rsidP="009C1816">
      <w:r>
        <w:separator/>
      </w:r>
    </w:p>
  </w:endnote>
  <w:endnote w:type="continuationSeparator" w:id="0">
    <w:p w14:paraId="300734DF" w14:textId="77777777" w:rsidR="002F556E" w:rsidRDefault="002F556E" w:rsidP="009C1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BA9EC" w14:textId="77777777" w:rsidR="002F556E" w:rsidRDefault="002F556E" w:rsidP="009C1816">
      <w:r>
        <w:separator/>
      </w:r>
    </w:p>
  </w:footnote>
  <w:footnote w:type="continuationSeparator" w:id="0">
    <w:p w14:paraId="0B5B5DA6" w14:textId="77777777" w:rsidR="002F556E" w:rsidRDefault="002F556E" w:rsidP="009C18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EFF9D4"/>
    <w:multiLevelType w:val="singleLevel"/>
    <w:tmpl w:val="E5EFF9D4"/>
    <w:lvl w:ilvl="0">
      <w:start w:val="2"/>
      <w:numFmt w:val="decimal"/>
      <w:suff w:val="nothing"/>
      <w:lvlText w:val="（%1）"/>
      <w:lvlJc w:val="left"/>
    </w:lvl>
  </w:abstractNum>
  <w:abstractNum w:abstractNumId="1" w15:restartNumberingAfterBreak="0">
    <w:nsid w:val="E777873A"/>
    <w:multiLevelType w:val="singleLevel"/>
    <w:tmpl w:val="E777873A"/>
    <w:lvl w:ilvl="0">
      <w:start w:val="4"/>
      <w:numFmt w:val="decimal"/>
      <w:suff w:val="nothing"/>
      <w:lvlText w:val="（%1）"/>
      <w:lvlJc w:val="left"/>
    </w:lvl>
  </w:abstractNum>
  <w:abstractNum w:abstractNumId="2" w15:restartNumberingAfterBreak="0">
    <w:nsid w:val="FEA196C1"/>
    <w:multiLevelType w:val="singleLevel"/>
    <w:tmpl w:val="FEA196C1"/>
    <w:lvl w:ilvl="0">
      <w:start w:val="3"/>
      <w:numFmt w:val="decimal"/>
      <w:suff w:val="nothing"/>
      <w:lvlText w:val="%1）"/>
      <w:lvlJc w:val="left"/>
    </w:lvl>
  </w:abstractNum>
  <w:abstractNum w:abstractNumId="3" w15:restartNumberingAfterBreak="0">
    <w:nsid w:val="2D26732F"/>
    <w:multiLevelType w:val="singleLevel"/>
    <w:tmpl w:val="2D26732F"/>
    <w:lvl w:ilvl="0">
      <w:start w:val="2"/>
      <w:numFmt w:val="decimal"/>
      <w:suff w:val="nothing"/>
      <w:lvlText w:val="%1．"/>
      <w:lvlJc w:val="left"/>
    </w:lvl>
  </w:abstractNum>
  <w:abstractNum w:abstractNumId="4" w15:restartNumberingAfterBreak="0">
    <w:nsid w:val="3A4A7ACB"/>
    <w:multiLevelType w:val="multilevel"/>
    <w:tmpl w:val="3A4A7AC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9752372"/>
    <w:multiLevelType w:val="multilevel"/>
    <w:tmpl w:val="F86AAD58"/>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3"/>
  </w:num>
  <w:num w:numId="2">
    <w:abstractNumId w:val="0"/>
  </w:num>
  <w:num w:numId="3">
    <w:abstractNumId w:val="1"/>
  </w:num>
  <w:num w:numId="4">
    <w:abstractNumId w:val="2"/>
  </w:num>
  <w:num w:numId="5">
    <w:abstractNumId w:val="4"/>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trackRevisions/>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A47567"/>
    <w:rsid w:val="000018A7"/>
    <w:rsid w:val="00003EFC"/>
    <w:rsid w:val="0000667E"/>
    <w:rsid w:val="00012740"/>
    <w:rsid w:val="00027D92"/>
    <w:rsid w:val="000318C2"/>
    <w:rsid w:val="00032D55"/>
    <w:rsid w:val="00035EA8"/>
    <w:rsid w:val="00036439"/>
    <w:rsid w:val="000374B1"/>
    <w:rsid w:val="00040ABC"/>
    <w:rsid w:val="00041280"/>
    <w:rsid w:val="00041F7C"/>
    <w:rsid w:val="00042FD9"/>
    <w:rsid w:val="00043B1E"/>
    <w:rsid w:val="00043C7D"/>
    <w:rsid w:val="00045EB2"/>
    <w:rsid w:val="00046F53"/>
    <w:rsid w:val="000510F7"/>
    <w:rsid w:val="00051E0E"/>
    <w:rsid w:val="000533A2"/>
    <w:rsid w:val="000548C2"/>
    <w:rsid w:val="00054A23"/>
    <w:rsid w:val="00055C63"/>
    <w:rsid w:val="000566F1"/>
    <w:rsid w:val="00057AD5"/>
    <w:rsid w:val="00057DFD"/>
    <w:rsid w:val="000655C8"/>
    <w:rsid w:val="00066FF5"/>
    <w:rsid w:val="000673A4"/>
    <w:rsid w:val="00070315"/>
    <w:rsid w:val="0007248A"/>
    <w:rsid w:val="00072965"/>
    <w:rsid w:val="000729AD"/>
    <w:rsid w:val="00074798"/>
    <w:rsid w:val="000755DE"/>
    <w:rsid w:val="000767B2"/>
    <w:rsid w:val="000772DA"/>
    <w:rsid w:val="00081D4D"/>
    <w:rsid w:val="00081FFC"/>
    <w:rsid w:val="0008347F"/>
    <w:rsid w:val="00084A3E"/>
    <w:rsid w:val="00084B64"/>
    <w:rsid w:val="00084E91"/>
    <w:rsid w:val="000870FA"/>
    <w:rsid w:val="00087FE0"/>
    <w:rsid w:val="000901ED"/>
    <w:rsid w:val="000918BB"/>
    <w:rsid w:val="000A1545"/>
    <w:rsid w:val="000A2960"/>
    <w:rsid w:val="000A6E84"/>
    <w:rsid w:val="000A7511"/>
    <w:rsid w:val="000B2D1B"/>
    <w:rsid w:val="000B46DC"/>
    <w:rsid w:val="000C3297"/>
    <w:rsid w:val="000C3B73"/>
    <w:rsid w:val="000E4C3F"/>
    <w:rsid w:val="000E6C39"/>
    <w:rsid w:val="000E7FB5"/>
    <w:rsid w:val="000F0D51"/>
    <w:rsid w:val="000F36DC"/>
    <w:rsid w:val="000F6FE1"/>
    <w:rsid w:val="001024FF"/>
    <w:rsid w:val="00103518"/>
    <w:rsid w:val="001037FD"/>
    <w:rsid w:val="00103DCE"/>
    <w:rsid w:val="0010626E"/>
    <w:rsid w:val="0011297A"/>
    <w:rsid w:val="00114157"/>
    <w:rsid w:val="0011468A"/>
    <w:rsid w:val="0011500E"/>
    <w:rsid w:val="001153E9"/>
    <w:rsid w:val="001154A4"/>
    <w:rsid w:val="00116292"/>
    <w:rsid w:val="0011637C"/>
    <w:rsid w:val="001225C4"/>
    <w:rsid w:val="001237EB"/>
    <w:rsid w:val="001268ED"/>
    <w:rsid w:val="00131AFD"/>
    <w:rsid w:val="00132A50"/>
    <w:rsid w:val="001333BA"/>
    <w:rsid w:val="00133443"/>
    <w:rsid w:val="001349C0"/>
    <w:rsid w:val="00134E82"/>
    <w:rsid w:val="00140FCA"/>
    <w:rsid w:val="00150E87"/>
    <w:rsid w:val="00151776"/>
    <w:rsid w:val="0015295C"/>
    <w:rsid w:val="00153AFC"/>
    <w:rsid w:val="00155957"/>
    <w:rsid w:val="00155B82"/>
    <w:rsid w:val="0015687E"/>
    <w:rsid w:val="00156A1D"/>
    <w:rsid w:val="0015787F"/>
    <w:rsid w:val="0016097C"/>
    <w:rsid w:val="00161824"/>
    <w:rsid w:val="0016245F"/>
    <w:rsid w:val="00162FF2"/>
    <w:rsid w:val="00164358"/>
    <w:rsid w:val="00164E68"/>
    <w:rsid w:val="001663B1"/>
    <w:rsid w:val="0016729E"/>
    <w:rsid w:val="00171BCE"/>
    <w:rsid w:val="00173DB9"/>
    <w:rsid w:val="00176726"/>
    <w:rsid w:val="00176D72"/>
    <w:rsid w:val="00177510"/>
    <w:rsid w:val="001779AF"/>
    <w:rsid w:val="0018141E"/>
    <w:rsid w:val="0018239D"/>
    <w:rsid w:val="00183197"/>
    <w:rsid w:val="00183D97"/>
    <w:rsid w:val="0018412B"/>
    <w:rsid w:val="00185FCF"/>
    <w:rsid w:val="00187D94"/>
    <w:rsid w:val="001916CF"/>
    <w:rsid w:val="0019237C"/>
    <w:rsid w:val="001925F7"/>
    <w:rsid w:val="00193D03"/>
    <w:rsid w:val="00193F7B"/>
    <w:rsid w:val="001A0004"/>
    <w:rsid w:val="001A3621"/>
    <w:rsid w:val="001A45CC"/>
    <w:rsid w:val="001B178A"/>
    <w:rsid w:val="001B21E2"/>
    <w:rsid w:val="001B23DF"/>
    <w:rsid w:val="001B2A7B"/>
    <w:rsid w:val="001B3003"/>
    <w:rsid w:val="001B4687"/>
    <w:rsid w:val="001C0201"/>
    <w:rsid w:val="001C76FD"/>
    <w:rsid w:val="001D00BA"/>
    <w:rsid w:val="001D1F64"/>
    <w:rsid w:val="001D2909"/>
    <w:rsid w:val="001D3963"/>
    <w:rsid w:val="001D3A7C"/>
    <w:rsid w:val="001D4606"/>
    <w:rsid w:val="001D5F6A"/>
    <w:rsid w:val="001E0A46"/>
    <w:rsid w:val="001E0F62"/>
    <w:rsid w:val="001E23C8"/>
    <w:rsid w:val="001E3FE8"/>
    <w:rsid w:val="001E51A9"/>
    <w:rsid w:val="001E6314"/>
    <w:rsid w:val="001E63A5"/>
    <w:rsid w:val="001E6892"/>
    <w:rsid w:val="001F05FD"/>
    <w:rsid w:val="001F108F"/>
    <w:rsid w:val="001F4135"/>
    <w:rsid w:val="001F5D43"/>
    <w:rsid w:val="001F65C0"/>
    <w:rsid w:val="002027B1"/>
    <w:rsid w:val="002050A4"/>
    <w:rsid w:val="002113AA"/>
    <w:rsid w:val="0021307B"/>
    <w:rsid w:val="002130F9"/>
    <w:rsid w:val="002137BE"/>
    <w:rsid w:val="00213C1C"/>
    <w:rsid w:val="00214556"/>
    <w:rsid w:val="0021529A"/>
    <w:rsid w:val="00217A0E"/>
    <w:rsid w:val="0022141A"/>
    <w:rsid w:val="0022224D"/>
    <w:rsid w:val="0022468C"/>
    <w:rsid w:val="002254BA"/>
    <w:rsid w:val="002264FB"/>
    <w:rsid w:val="00233D34"/>
    <w:rsid w:val="002343A9"/>
    <w:rsid w:val="00237297"/>
    <w:rsid w:val="00237A6B"/>
    <w:rsid w:val="00243D2B"/>
    <w:rsid w:val="00243FA1"/>
    <w:rsid w:val="0024667F"/>
    <w:rsid w:val="00246764"/>
    <w:rsid w:val="00246D35"/>
    <w:rsid w:val="00247B12"/>
    <w:rsid w:val="00255727"/>
    <w:rsid w:val="00260E05"/>
    <w:rsid w:val="00264E6A"/>
    <w:rsid w:val="002655C3"/>
    <w:rsid w:val="00266C0C"/>
    <w:rsid w:val="002700A1"/>
    <w:rsid w:val="00272143"/>
    <w:rsid w:val="00272C6E"/>
    <w:rsid w:val="00273164"/>
    <w:rsid w:val="00275BD1"/>
    <w:rsid w:val="002760D7"/>
    <w:rsid w:val="0028113A"/>
    <w:rsid w:val="00291082"/>
    <w:rsid w:val="00291A16"/>
    <w:rsid w:val="00292BBB"/>
    <w:rsid w:val="00293443"/>
    <w:rsid w:val="00295577"/>
    <w:rsid w:val="00295683"/>
    <w:rsid w:val="002962D8"/>
    <w:rsid w:val="002A3BCA"/>
    <w:rsid w:val="002A3E7E"/>
    <w:rsid w:val="002A463F"/>
    <w:rsid w:val="002A55F3"/>
    <w:rsid w:val="002A7D40"/>
    <w:rsid w:val="002B0857"/>
    <w:rsid w:val="002B2750"/>
    <w:rsid w:val="002B3C33"/>
    <w:rsid w:val="002B4B3E"/>
    <w:rsid w:val="002B4F26"/>
    <w:rsid w:val="002B6945"/>
    <w:rsid w:val="002C096B"/>
    <w:rsid w:val="002C0E99"/>
    <w:rsid w:val="002C1170"/>
    <w:rsid w:val="002C43DA"/>
    <w:rsid w:val="002C6014"/>
    <w:rsid w:val="002D06C8"/>
    <w:rsid w:val="002D2510"/>
    <w:rsid w:val="002D2E34"/>
    <w:rsid w:val="002D3281"/>
    <w:rsid w:val="002D331F"/>
    <w:rsid w:val="002D39F9"/>
    <w:rsid w:val="002D4603"/>
    <w:rsid w:val="002D5A81"/>
    <w:rsid w:val="002E083D"/>
    <w:rsid w:val="002E4F0D"/>
    <w:rsid w:val="002E5F51"/>
    <w:rsid w:val="002F021B"/>
    <w:rsid w:val="002F1E44"/>
    <w:rsid w:val="002F4A52"/>
    <w:rsid w:val="002F4A9F"/>
    <w:rsid w:val="002F556E"/>
    <w:rsid w:val="002F7171"/>
    <w:rsid w:val="00304671"/>
    <w:rsid w:val="00305463"/>
    <w:rsid w:val="00306B46"/>
    <w:rsid w:val="003115FF"/>
    <w:rsid w:val="00313845"/>
    <w:rsid w:val="0031481A"/>
    <w:rsid w:val="00320B19"/>
    <w:rsid w:val="00323B75"/>
    <w:rsid w:val="003242D7"/>
    <w:rsid w:val="003255CF"/>
    <w:rsid w:val="003323A0"/>
    <w:rsid w:val="003326AB"/>
    <w:rsid w:val="003338AA"/>
    <w:rsid w:val="0033411D"/>
    <w:rsid w:val="00334174"/>
    <w:rsid w:val="00335757"/>
    <w:rsid w:val="00336E30"/>
    <w:rsid w:val="00337150"/>
    <w:rsid w:val="00344BEA"/>
    <w:rsid w:val="003457C8"/>
    <w:rsid w:val="0034640D"/>
    <w:rsid w:val="003464FA"/>
    <w:rsid w:val="00346549"/>
    <w:rsid w:val="0034736C"/>
    <w:rsid w:val="00353892"/>
    <w:rsid w:val="00354210"/>
    <w:rsid w:val="003559E1"/>
    <w:rsid w:val="003633B6"/>
    <w:rsid w:val="00366230"/>
    <w:rsid w:val="0036710C"/>
    <w:rsid w:val="00371D6C"/>
    <w:rsid w:val="00375FE9"/>
    <w:rsid w:val="00376F20"/>
    <w:rsid w:val="00377FDF"/>
    <w:rsid w:val="003801B9"/>
    <w:rsid w:val="003816A4"/>
    <w:rsid w:val="003835C0"/>
    <w:rsid w:val="00385160"/>
    <w:rsid w:val="0038667D"/>
    <w:rsid w:val="0039107F"/>
    <w:rsid w:val="003914AD"/>
    <w:rsid w:val="00392222"/>
    <w:rsid w:val="003943F0"/>
    <w:rsid w:val="0039565D"/>
    <w:rsid w:val="003A15BA"/>
    <w:rsid w:val="003A175C"/>
    <w:rsid w:val="003A20AE"/>
    <w:rsid w:val="003A20DF"/>
    <w:rsid w:val="003A4826"/>
    <w:rsid w:val="003A73BA"/>
    <w:rsid w:val="003B35CE"/>
    <w:rsid w:val="003B421B"/>
    <w:rsid w:val="003B552F"/>
    <w:rsid w:val="003B5FC3"/>
    <w:rsid w:val="003C3005"/>
    <w:rsid w:val="003C4BCF"/>
    <w:rsid w:val="003C5D33"/>
    <w:rsid w:val="003C69D6"/>
    <w:rsid w:val="003D1B90"/>
    <w:rsid w:val="003D50CC"/>
    <w:rsid w:val="003D62A6"/>
    <w:rsid w:val="003D7338"/>
    <w:rsid w:val="003E07D6"/>
    <w:rsid w:val="003E216E"/>
    <w:rsid w:val="003E68F1"/>
    <w:rsid w:val="003F0105"/>
    <w:rsid w:val="003F0736"/>
    <w:rsid w:val="003F093D"/>
    <w:rsid w:val="003F30B4"/>
    <w:rsid w:val="003F47B2"/>
    <w:rsid w:val="003F61FB"/>
    <w:rsid w:val="003F6626"/>
    <w:rsid w:val="004002C6"/>
    <w:rsid w:val="004009B8"/>
    <w:rsid w:val="00403C0A"/>
    <w:rsid w:val="0040567C"/>
    <w:rsid w:val="00406B5B"/>
    <w:rsid w:val="00410029"/>
    <w:rsid w:val="00410B31"/>
    <w:rsid w:val="004161C6"/>
    <w:rsid w:val="004179E4"/>
    <w:rsid w:val="004237EA"/>
    <w:rsid w:val="004238C3"/>
    <w:rsid w:val="00427441"/>
    <w:rsid w:val="00434FF2"/>
    <w:rsid w:val="00435421"/>
    <w:rsid w:val="00441597"/>
    <w:rsid w:val="00441A5E"/>
    <w:rsid w:val="0044222E"/>
    <w:rsid w:val="0044246A"/>
    <w:rsid w:val="004436FE"/>
    <w:rsid w:val="00451C88"/>
    <w:rsid w:val="00457DE5"/>
    <w:rsid w:val="00460508"/>
    <w:rsid w:val="0046121E"/>
    <w:rsid w:val="004616DA"/>
    <w:rsid w:val="004617FE"/>
    <w:rsid w:val="004653C4"/>
    <w:rsid w:val="0047020D"/>
    <w:rsid w:val="004704C7"/>
    <w:rsid w:val="004755F9"/>
    <w:rsid w:val="00476F50"/>
    <w:rsid w:val="00477998"/>
    <w:rsid w:val="00480183"/>
    <w:rsid w:val="0048256F"/>
    <w:rsid w:val="00487FE5"/>
    <w:rsid w:val="00491A06"/>
    <w:rsid w:val="00492186"/>
    <w:rsid w:val="00492FC4"/>
    <w:rsid w:val="00493CE7"/>
    <w:rsid w:val="00494706"/>
    <w:rsid w:val="004963AC"/>
    <w:rsid w:val="0049714F"/>
    <w:rsid w:val="004A0E55"/>
    <w:rsid w:val="004A0ECC"/>
    <w:rsid w:val="004A2736"/>
    <w:rsid w:val="004A5668"/>
    <w:rsid w:val="004A6A18"/>
    <w:rsid w:val="004B2108"/>
    <w:rsid w:val="004B460C"/>
    <w:rsid w:val="004C04B1"/>
    <w:rsid w:val="004C0C54"/>
    <w:rsid w:val="004C31A8"/>
    <w:rsid w:val="004C3F46"/>
    <w:rsid w:val="004C5AAD"/>
    <w:rsid w:val="004C6BE0"/>
    <w:rsid w:val="004D082B"/>
    <w:rsid w:val="004D3052"/>
    <w:rsid w:val="004D6898"/>
    <w:rsid w:val="004D7DB1"/>
    <w:rsid w:val="004E1145"/>
    <w:rsid w:val="004E1846"/>
    <w:rsid w:val="004E2E30"/>
    <w:rsid w:val="004E4C08"/>
    <w:rsid w:val="004E6A2F"/>
    <w:rsid w:val="004E6D93"/>
    <w:rsid w:val="004F072E"/>
    <w:rsid w:val="004F59CE"/>
    <w:rsid w:val="005021D7"/>
    <w:rsid w:val="005062B3"/>
    <w:rsid w:val="00511C49"/>
    <w:rsid w:val="00512D1B"/>
    <w:rsid w:val="00512E76"/>
    <w:rsid w:val="00513A41"/>
    <w:rsid w:val="00514CE5"/>
    <w:rsid w:val="00520789"/>
    <w:rsid w:val="0052095A"/>
    <w:rsid w:val="00521688"/>
    <w:rsid w:val="00523010"/>
    <w:rsid w:val="005237D5"/>
    <w:rsid w:val="00523DE0"/>
    <w:rsid w:val="005268E7"/>
    <w:rsid w:val="00527108"/>
    <w:rsid w:val="00527F8A"/>
    <w:rsid w:val="005425E3"/>
    <w:rsid w:val="005427E9"/>
    <w:rsid w:val="00542B06"/>
    <w:rsid w:val="00542DDF"/>
    <w:rsid w:val="00545AFC"/>
    <w:rsid w:val="00546029"/>
    <w:rsid w:val="005509D8"/>
    <w:rsid w:val="005525BB"/>
    <w:rsid w:val="00552E08"/>
    <w:rsid w:val="005548A8"/>
    <w:rsid w:val="00554C3E"/>
    <w:rsid w:val="0055530F"/>
    <w:rsid w:val="00556B00"/>
    <w:rsid w:val="0055744D"/>
    <w:rsid w:val="00562857"/>
    <w:rsid w:val="00567F61"/>
    <w:rsid w:val="005703E0"/>
    <w:rsid w:val="00570EBA"/>
    <w:rsid w:val="005763D1"/>
    <w:rsid w:val="005766AB"/>
    <w:rsid w:val="005904ED"/>
    <w:rsid w:val="00593F0D"/>
    <w:rsid w:val="005957AD"/>
    <w:rsid w:val="005979FD"/>
    <w:rsid w:val="005A0593"/>
    <w:rsid w:val="005A0D88"/>
    <w:rsid w:val="005A1A59"/>
    <w:rsid w:val="005A773B"/>
    <w:rsid w:val="005B2EC0"/>
    <w:rsid w:val="005B725C"/>
    <w:rsid w:val="005C041F"/>
    <w:rsid w:val="005C210E"/>
    <w:rsid w:val="005C3F3E"/>
    <w:rsid w:val="005C65AA"/>
    <w:rsid w:val="005C7CE5"/>
    <w:rsid w:val="005D00D1"/>
    <w:rsid w:val="005D0741"/>
    <w:rsid w:val="005D2F68"/>
    <w:rsid w:val="005D5BF6"/>
    <w:rsid w:val="005D6E65"/>
    <w:rsid w:val="005D70C3"/>
    <w:rsid w:val="005E0B29"/>
    <w:rsid w:val="005E18F4"/>
    <w:rsid w:val="005E7086"/>
    <w:rsid w:val="005F786A"/>
    <w:rsid w:val="005F7AEB"/>
    <w:rsid w:val="00603BC3"/>
    <w:rsid w:val="00605A46"/>
    <w:rsid w:val="006065E6"/>
    <w:rsid w:val="00607539"/>
    <w:rsid w:val="00607DDE"/>
    <w:rsid w:val="00611C64"/>
    <w:rsid w:val="0061375D"/>
    <w:rsid w:val="00617132"/>
    <w:rsid w:val="006173B3"/>
    <w:rsid w:val="00617EDE"/>
    <w:rsid w:val="0062192C"/>
    <w:rsid w:val="006222BD"/>
    <w:rsid w:val="00623011"/>
    <w:rsid w:val="006253D3"/>
    <w:rsid w:val="00630D64"/>
    <w:rsid w:val="00631568"/>
    <w:rsid w:val="006319A4"/>
    <w:rsid w:val="0063309D"/>
    <w:rsid w:val="00633572"/>
    <w:rsid w:val="00633B90"/>
    <w:rsid w:val="00637B26"/>
    <w:rsid w:val="00641560"/>
    <w:rsid w:val="006431EC"/>
    <w:rsid w:val="00644402"/>
    <w:rsid w:val="0064554D"/>
    <w:rsid w:val="00650968"/>
    <w:rsid w:val="0065252C"/>
    <w:rsid w:val="00653802"/>
    <w:rsid w:val="00653F8C"/>
    <w:rsid w:val="00654438"/>
    <w:rsid w:val="00656B40"/>
    <w:rsid w:val="00657518"/>
    <w:rsid w:val="00663DCB"/>
    <w:rsid w:val="0066515B"/>
    <w:rsid w:val="0067299B"/>
    <w:rsid w:val="006734F1"/>
    <w:rsid w:val="00675017"/>
    <w:rsid w:val="006823A8"/>
    <w:rsid w:val="00684E1E"/>
    <w:rsid w:val="006858AA"/>
    <w:rsid w:val="00687589"/>
    <w:rsid w:val="00690025"/>
    <w:rsid w:val="00693406"/>
    <w:rsid w:val="00694AB7"/>
    <w:rsid w:val="00696E1F"/>
    <w:rsid w:val="006A24D5"/>
    <w:rsid w:val="006A5661"/>
    <w:rsid w:val="006A70B9"/>
    <w:rsid w:val="006B23D3"/>
    <w:rsid w:val="006B3F58"/>
    <w:rsid w:val="006C0589"/>
    <w:rsid w:val="006C11B9"/>
    <w:rsid w:val="006C29EC"/>
    <w:rsid w:val="006C3AA2"/>
    <w:rsid w:val="006C536F"/>
    <w:rsid w:val="006C5B15"/>
    <w:rsid w:val="006C7699"/>
    <w:rsid w:val="006C7DBA"/>
    <w:rsid w:val="006D0837"/>
    <w:rsid w:val="006D097F"/>
    <w:rsid w:val="006D10DC"/>
    <w:rsid w:val="006D4927"/>
    <w:rsid w:val="006D7081"/>
    <w:rsid w:val="006D78F4"/>
    <w:rsid w:val="006E0792"/>
    <w:rsid w:val="006E39A2"/>
    <w:rsid w:val="006E43A1"/>
    <w:rsid w:val="006E47D1"/>
    <w:rsid w:val="006E556A"/>
    <w:rsid w:val="006E6991"/>
    <w:rsid w:val="006E7317"/>
    <w:rsid w:val="006F13F3"/>
    <w:rsid w:val="006F16AB"/>
    <w:rsid w:val="006F298C"/>
    <w:rsid w:val="006F4122"/>
    <w:rsid w:val="006F5914"/>
    <w:rsid w:val="006F7454"/>
    <w:rsid w:val="00700BBD"/>
    <w:rsid w:val="00700CFE"/>
    <w:rsid w:val="00701458"/>
    <w:rsid w:val="0070186D"/>
    <w:rsid w:val="007018EB"/>
    <w:rsid w:val="007023FF"/>
    <w:rsid w:val="00703278"/>
    <w:rsid w:val="00703BAA"/>
    <w:rsid w:val="0070750B"/>
    <w:rsid w:val="007100DE"/>
    <w:rsid w:val="007104DD"/>
    <w:rsid w:val="00713B24"/>
    <w:rsid w:val="00714954"/>
    <w:rsid w:val="00717EC2"/>
    <w:rsid w:val="0072229D"/>
    <w:rsid w:val="00723A82"/>
    <w:rsid w:val="00723BB1"/>
    <w:rsid w:val="00730EC4"/>
    <w:rsid w:val="00734C3F"/>
    <w:rsid w:val="00734F49"/>
    <w:rsid w:val="007408BA"/>
    <w:rsid w:val="00740994"/>
    <w:rsid w:val="0074553D"/>
    <w:rsid w:val="00745D74"/>
    <w:rsid w:val="00747883"/>
    <w:rsid w:val="00756A91"/>
    <w:rsid w:val="00756E55"/>
    <w:rsid w:val="007639D6"/>
    <w:rsid w:val="00767909"/>
    <w:rsid w:val="00767CAC"/>
    <w:rsid w:val="007744D8"/>
    <w:rsid w:val="00777849"/>
    <w:rsid w:val="00780A52"/>
    <w:rsid w:val="00780E88"/>
    <w:rsid w:val="00780F25"/>
    <w:rsid w:val="007816EB"/>
    <w:rsid w:val="00784875"/>
    <w:rsid w:val="00786B73"/>
    <w:rsid w:val="007874FF"/>
    <w:rsid w:val="00795B94"/>
    <w:rsid w:val="0079610B"/>
    <w:rsid w:val="007A029A"/>
    <w:rsid w:val="007A2823"/>
    <w:rsid w:val="007A3826"/>
    <w:rsid w:val="007A58CB"/>
    <w:rsid w:val="007B71CD"/>
    <w:rsid w:val="007B796A"/>
    <w:rsid w:val="007C3620"/>
    <w:rsid w:val="007C3B96"/>
    <w:rsid w:val="007C43CF"/>
    <w:rsid w:val="007C460D"/>
    <w:rsid w:val="007C476A"/>
    <w:rsid w:val="007C638D"/>
    <w:rsid w:val="007C7B7A"/>
    <w:rsid w:val="007D22B5"/>
    <w:rsid w:val="007D53EF"/>
    <w:rsid w:val="007D659E"/>
    <w:rsid w:val="007D7542"/>
    <w:rsid w:val="007E1BF6"/>
    <w:rsid w:val="007E6E4B"/>
    <w:rsid w:val="007E722F"/>
    <w:rsid w:val="007F2D65"/>
    <w:rsid w:val="007F5EBD"/>
    <w:rsid w:val="007F6955"/>
    <w:rsid w:val="007F6D88"/>
    <w:rsid w:val="008027A8"/>
    <w:rsid w:val="00802A21"/>
    <w:rsid w:val="00803274"/>
    <w:rsid w:val="0080374F"/>
    <w:rsid w:val="0080630A"/>
    <w:rsid w:val="00811C8E"/>
    <w:rsid w:val="00820214"/>
    <w:rsid w:val="00825AA5"/>
    <w:rsid w:val="008308C5"/>
    <w:rsid w:val="00831C95"/>
    <w:rsid w:val="00836203"/>
    <w:rsid w:val="008414AB"/>
    <w:rsid w:val="008423AA"/>
    <w:rsid w:val="008447F9"/>
    <w:rsid w:val="00845ACE"/>
    <w:rsid w:val="00851F2E"/>
    <w:rsid w:val="008550E2"/>
    <w:rsid w:val="0085528D"/>
    <w:rsid w:val="00861202"/>
    <w:rsid w:val="00862235"/>
    <w:rsid w:val="0086319C"/>
    <w:rsid w:val="00866D0C"/>
    <w:rsid w:val="0086715D"/>
    <w:rsid w:val="00870850"/>
    <w:rsid w:val="00873427"/>
    <w:rsid w:val="0087423A"/>
    <w:rsid w:val="008746BF"/>
    <w:rsid w:val="00875D0D"/>
    <w:rsid w:val="008770E1"/>
    <w:rsid w:val="00877B44"/>
    <w:rsid w:val="00885D8F"/>
    <w:rsid w:val="00890692"/>
    <w:rsid w:val="00890BB2"/>
    <w:rsid w:val="00891EA7"/>
    <w:rsid w:val="0089549B"/>
    <w:rsid w:val="00897562"/>
    <w:rsid w:val="008978AD"/>
    <w:rsid w:val="008A30C3"/>
    <w:rsid w:val="008A6B42"/>
    <w:rsid w:val="008A78C7"/>
    <w:rsid w:val="008B00E9"/>
    <w:rsid w:val="008B08A7"/>
    <w:rsid w:val="008B1374"/>
    <w:rsid w:val="008B37E6"/>
    <w:rsid w:val="008B3D64"/>
    <w:rsid w:val="008B415F"/>
    <w:rsid w:val="008B519E"/>
    <w:rsid w:val="008C090F"/>
    <w:rsid w:val="008C0A59"/>
    <w:rsid w:val="008C0DEC"/>
    <w:rsid w:val="008C2CD0"/>
    <w:rsid w:val="008C4F38"/>
    <w:rsid w:val="008C75DB"/>
    <w:rsid w:val="008D1004"/>
    <w:rsid w:val="008D1441"/>
    <w:rsid w:val="008D1B55"/>
    <w:rsid w:val="008D43E8"/>
    <w:rsid w:val="008E18BD"/>
    <w:rsid w:val="008E2991"/>
    <w:rsid w:val="008E5349"/>
    <w:rsid w:val="008E6426"/>
    <w:rsid w:val="008E6C70"/>
    <w:rsid w:val="008F277B"/>
    <w:rsid w:val="008F542C"/>
    <w:rsid w:val="008F70E4"/>
    <w:rsid w:val="00901532"/>
    <w:rsid w:val="00901819"/>
    <w:rsid w:val="00901CFA"/>
    <w:rsid w:val="00901DB1"/>
    <w:rsid w:val="009046AD"/>
    <w:rsid w:val="00910A8E"/>
    <w:rsid w:val="00911971"/>
    <w:rsid w:val="009123C7"/>
    <w:rsid w:val="009126DD"/>
    <w:rsid w:val="00912E49"/>
    <w:rsid w:val="00916388"/>
    <w:rsid w:val="00923144"/>
    <w:rsid w:val="00923194"/>
    <w:rsid w:val="009237C8"/>
    <w:rsid w:val="00924781"/>
    <w:rsid w:val="00924D4C"/>
    <w:rsid w:val="00925B35"/>
    <w:rsid w:val="0093289E"/>
    <w:rsid w:val="00933065"/>
    <w:rsid w:val="009367EA"/>
    <w:rsid w:val="009369A4"/>
    <w:rsid w:val="0093761E"/>
    <w:rsid w:val="00941B1D"/>
    <w:rsid w:val="00942D44"/>
    <w:rsid w:val="009447DF"/>
    <w:rsid w:val="00944AF3"/>
    <w:rsid w:val="009453C1"/>
    <w:rsid w:val="00946010"/>
    <w:rsid w:val="0095084C"/>
    <w:rsid w:val="00953657"/>
    <w:rsid w:val="00953A76"/>
    <w:rsid w:val="00955B9D"/>
    <w:rsid w:val="00955D8E"/>
    <w:rsid w:val="009572C9"/>
    <w:rsid w:val="009579F6"/>
    <w:rsid w:val="00964D5D"/>
    <w:rsid w:val="00970045"/>
    <w:rsid w:val="009724FD"/>
    <w:rsid w:val="00973820"/>
    <w:rsid w:val="00973F8F"/>
    <w:rsid w:val="00977166"/>
    <w:rsid w:val="00981A57"/>
    <w:rsid w:val="0098282A"/>
    <w:rsid w:val="00984051"/>
    <w:rsid w:val="00985D9C"/>
    <w:rsid w:val="00987920"/>
    <w:rsid w:val="00993AAD"/>
    <w:rsid w:val="00993CED"/>
    <w:rsid w:val="00993E8B"/>
    <w:rsid w:val="00994099"/>
    <w:rsid w:val="0099442E"/>
    <w:rsid w:val="00997BD3"/>
    <w:rsid w:val="009A21A3"/>
    <w:rsid w:val="009A232D"/>
    <w:rsid w:val="009A27DC"/>
    <w:rsid w:val="009A2DD9"/>
    <w:rsid w:val="009A33E4"/>
    <w:rsid w:val="009A3C24"/>
    <w:rsid w:val="009A586D"/>
    <w:rsid w:val="009A59E3"/>
    <w:rsid w:val="009A7204"/>
    <w:rsid w:val="009B0B5D"/>
    <w:rsid w:val="009B21C4"/>
    <w:rsid w:val="009B5556"/>
    <w:rsid w:val="009B7315"/>
    <w:rsid w:val="009B7688"/>
    <w:rsid w:val="009B78D3"/>
    <w:rsid w:val="009C1816"/>
    <w:rsid w:val="009C32EE"/>
    <w:rsid w:val="009C5C0C"/>
    <w:rsid w:val="009C74DC"/>
    <w:rsid w:val="009D0207"/>
    <w:rsid w:val="009D1AF6"/>
    <w:rsid w:val="009D7AC7"/>
    <w:rsid w:val="009E04B9"/>
    <w:rsid w:val="009E248B"/>
    <w:rsid w:val="009E4711"/>
    <w:rsid w:val="009E62F3"/>
    <w:rsid w:val="009E6EBB"/>
    <w:rsid w:val="009F1376"/>
    <w:rsid w:val="00A0055F"/>
    <w:rsid w:val="00A005B5"/>
    <w:rsid w:val="00A04908"/>
    <w:rsid w:val="00A052F2"/>
    <w:rsid w:val="00A05672"/>
    <w:rsid w:val="00A1060E"/>
    <w:rsid w:val="00A113EE"/>
    <w:rsid w:val="00A13287"/>
    <w:rsid w:val="00A132B0"/>
    <w:rsid w:val="00A13765"/>
    <w:rsid w:val="00A14217"/>
    <w:rsid w:val="00A14E94"/>
    <w:rsid w:val="00A17818"/>
    <w:rsid w:val="00A17F30"/>
    <w:rsid w:val="00A2056F"/>
    <w:rsid w:val="00A2201B"/>
    <w:rsid w:val="00A231D6"/>
    <w:rsid w:val="00A24E00"/>
    <w:rsid w:val="00A27F39"/>
    <w:rsid w:val="00A27F58"/>
    <w:rsid w:val="00A3134D"/>
    <w:rsid w:val="00A36ABC"/>
    <w:rsid w:val="00A37370"/>
    <w:rsid w:val="00A3759A"/>
    <w:rsid w:val="00A37C3F"/>
    <w:rsid w:val="00A405E1"/>
    <w:rsid w:val="00A4143B"/>
    <w:rsid w:val="00A448E2"/>
    <w:rsid w:val="00A47567"/>
    <w:rsid w:val="00A479B8"/>
    <w:rsid w:val="00A505C9"/>
    <w:rsid w:val="00A50FA1"/>
    <w:rsid w:val="00A52418"/>
    <w:rsid w:val="00A5318F"/>
    <w:rsid w:val="00A54A12"/>
    <w:rsid w:val="00A54F8B"/>
    <w:rsid w:val="00A56F4E"/>
    <w:rsid w:val="00A601CB"/>
    <w:rsid w:val="00A60E43"/>
    <w:rsid w:val="00A60F34"/>
    <w:rsid w:val="00A70682"/>
    <w:rsid w:val="00A71047"/>
    <w:rsid w:val="00A77B81"/>
    <w:rsid w:val="00A81C19"/>
    <w:rsid w:val="00A8276D"/>
    <w:rsid w:val="00A82AB0"/>
    <w:rsid w:val="00A84860"/>
    <w:rsid w:val="00A90140"/>
    <w:rsid w:val="00A906B3"/>
    <w:rsid w:val="00A91B3A"/>
    <w:rsid w:val="00A91E65"/>
    <w:rsid w:val="00A95F44"/>
    <w:rsid w:val="00AA0728"/>
    <w:rsid w:val="00AA122B"/>
    <w:rsid w:val="00AA1522"/>
    <w:rsid w:val="00AA1E15"/>
    <w:rsid w:val="00AA2DF9"/>
    <w:rsid w:val="00AA54CE"/>
    <w:rsid w:val="00AA7B1A"/>
    <w:rsid w:val="00AB05B0"/>
    <w:rsid w:val="00AB05DF"/>
    <w:rsid w:val="00AB2E82"/>
    <w:rsid w:val="00AB2F6E"/>
    <w:rsid w:val="00AB4AE7"/>
    <w:rsid w:val="00AB4B51"/>
    <w:rsid w:val="00AB7DC0"/>
    <w:rsid w:val="00AC15B9"/>
    <w:rsid w:val="00AC30DE"/>
    <w:rsid w:val="00AC3AF7"/>
    <w:rsid w:val="00AC52E7"/>
    <w:rsid w:val="00AC6623"/>
    <w:rsid w:val="00AD068E"/>
    <w:rsid w:val="00AD172D"/>
    <w:rsid w:val="00AD35B6"/>
    <w:rsid w:val="00AD3618"/>
    <w:rsid w:val="00AD5DEE"/>
    <w:rsid w:val="00AD6607"/>
    <w:rsid w:val="00AE0BD9"/>
    <w:rsid w:val="00AE1EFF"/>
    <w:rsid w:val="00AE7A4E"/>
    <w:rsid w:val="00AF2D9A"/>
    <w:rsid w:val="00AF3757"/>
    <w:rsid w:val="00AF63E3"/>
    <w:rsid w:val="00AF6B51"/>
    <w:rsid w:val="00B00FDA"/>
    <w:rsid w:val="00B0308D"/>
    <w:rsid w:val="00B05B5B"/>
    <w:rsid w:val="00B05C99"/>
    <w:rsid w:val="00B062DF"/>
    <w:rsid w:val="00B1694D"/>
    <w:rsid w:val="00B178D6"/>
    <w:rsid w:val="00B2063C"/>
    <w:rsid w:val="00B23DEB"/>
    <w:rsid w:val="00B252ED"/>
    <w:rsid w:val="00B31509"/>
    <w:rsid w:val="00B36270"/>
    <w:rsid w:val="00B369E5"/>
    <w:rsid w:val="00B41522"/>
    <w:rsid w:val="00B42281"/>
    <w:rsid w:val="00B43220"/>
    <w:rsid w:val="00B4359D"/>
    <w:rsid w:val="00B50E1C"/>
    <w:rsid w:val="00B53C42"/>
    <w:rsid w:val="00B549AB"/>
    <w:rsid w:val="00B55150"/>
    <w:rsid w:val="00B5581E"/>
    <w:rsid w:val="00B56D48"/>
    <w:rsid w:val="00B57F16"/>
    <w:rsid w:val="00B60D88"/>
    <w:rsid w:val="00B65492"/>
    <w:rsid w:val="00B66111"/>
    <w:rsid w:val="00B66227"/>
    <w:rsid w:val="00B70840"/>
    <w:rsid w:val="00B70993"/>
    <w:rsid w:val="00B70FB9"/>
    <w:rsid w:val="00B75D83"/>
    <w:rsid w:val="00B902E7"/>
    <w:rsid w:val="00B9165D"/>
    <w:rsid w:val="00B94800"/>
    <w:rsid w:val="00B970F2"/>
    <w:rsid w:val="00B97112"/>
    <w:rsid w:val="00B971BA"/>
    <w:rsid w:val="00B97CD5"/>
    <w:rsid w:val="00B97FAA"/>
    <w:rsid w:val="00BA0601"/>
    <w:rsid w:val="00BA1673"/>
    <w:rsid w:val="00BA2607"/>
    <w:rsid w:val="00BA5EA4"/>
    <w:rsid w:val="00BA62DE"/>
    <w:rsid w:val="00BA66C1"/>
    <w:rsid w:val="00BA6A74"/>
    <w:rsid w:val="00BB1E45"/>
    <w:rsid w:val="00BB207F"/>
    <w:rsid w:val="00BB21B0"/>
    <w:rsid w:val="00BB29AB"/>
    <w:rsid w:val="00BB2DC3"/>
    <w:rsid w:val="00BC1C07"/>
    <w:rsid w:val="00BC1D05"/>
    <w:rsid w:val="00BC2B94"/>
    <w:rsid w:val="00BC3196"/>
    <w:rsid w:val="00BC38B8"/>
    <w:rsid w:val="00BC7516"/>
    <w:rsid w:val="00BD0FA7"/>
    <w:rsid w:val="00BD1200"/>
    <w:rsid w:val="00BD1F70"/>
    <w:rsid w:val="00BD2C57"/>
    <w:rsid w:val="00BD76E6"/>
    <w:rsid w:val="00BE01AA"/>
    <w:rsid w:val="00BE1436"/>
    <w:rsid w:val="00BE1FAB"/>
    <w:rsid w:val="00BE424D"/>
    <w:rsid w:val="00BE742A"/>
    <w:rsid w:val="00BF4E65"/>
    <w:rsid w:val="00BF786F"/>
    <w:rsid w:val="00C01B9C"/>
    <w:rsid w:val="00C01E7F"/>
    <w:rsid w:val="00C05E39"/>
    <w:rsid w:val="00C05FF2"/>
    <w:rsid w:val="00C112E2"/>
    <w:rsid w:val="00C12C9F"/>
    <w:rsid w:val="00C14474"/>
    <w:rsid w:val="00C21353"/>
    <w:rsid w:val="00C232DC"/>
    <w:rsid w:val="00C26564"/>
    <w:rsid w:val="00C269C3"/>
    <w:rsid w:val="00C27399"/>
    <w:rsid w:val="00C34ABD"/>
    <w:rsid w:val="00C367B2"/>
    <w:rsid w:val="00C434C0"/>
    <w:rsid w:val="00C43680"/>
    <w:rsid w:val="00C447CA"/>
    <w:rsid w:val="00C45D03"/>
    <w:rsid w:val="00C46405"/>
    <w:rsid w:val="00C50A0C"/>
    <w:rsid w:val="00C51737"/>
    <w:rsid w:val="00C517AE"/>
    <w:rsid w:val="00C525EC"/>
    <w:rsid w:val="00C52665"/>
    <w:rsid w:val="00C5523B"/>
    <w:rsid w:val="00C55ED7"/>
    <w:rsid w:val="00C64E27"/>
    <w:rsid w:val="00C650A1"/>
    <w:rsid w:val="00C65719"/>
    <w:rsid w:val="00C7000F"/>
    <w:rsid w:val="00C74A61"/>
    <w:rsid w:val="00C75509"/>
    <w:rsid w:val="00C77775"/>
    <w:rsid w:val="00C83037"/>
    <w:rsid w:val="00C8390B"/>
    <w:rsid w:val="00C84402"/>
    <w:rsid w:val="00C84DBE"/>
    <w:rsid w:val="00C84E89"/>
    <w:rsid w:val="00C86C27"/>
    <w:rsid w:val="00C90C49"/>
    <w:rsid w:val="00C91A7F"/>
    <w:rsid w:val="00C9262E"/>
    <w:rsid w:val="00C92802"/>
    <w:rsid w:val="00C94E79"/>
    <w:rsid w:val="00C97A51"/>
    <w:rsid w:val="00C97F38"/>
    <w:rsid w:val="00CA2BC1"/>
    <w:rsid w:val="00CA2DA0"/>
    <w:rsid w:val="00CA3F93"/>
    <w:rsid w:val="00CB0F72"/>
    <w:rsid w:val="00CB1921"/>
    <w:rsid w:val="00CB2BFC"/>
    <w:rsid w:val="00CC1172"/>
    <w:rsid w:val="00CC2397"/>
    <w:rsid w:val="00CC3BA9"/>
    <w:rsid w:val="00CC5AFA"/>
    <w:rsid w:val="00CC5CBA"/>
    <w:rsid w:val="00CC7F5F"/>
    <w:rsid w:val="00CD1728"/>
    <w:rsid w:val="00CD1DC6"/>
    <w:rsid w:val="00CD3494"/>
    <w:rsid w:val="00CD4028"/>
    <w:rsid w:val="00CD42BB"/>
    <w:rsid w:val="00CD5009"/>
    <w:rsid w:val="00CD6885"/>
    <w:rsid w:val="00CE1E40"/>
    <w:rsid w:val="00CE2489"/>
    <w:rsid w:val="00CE2792"/>
    <w:rsid w:val="00CE2909"/>
    <w:rsid w:val="00CE3221"/>
    <w:rsid w:val="00CE36AA"/>
    <w:rsid w:val="00CE3E53"/>
    <w:rsid w:val="00CF1C09"/>
    <w:rsid w:val="00CF29BF"/>
    <w:rsid w:val="00CF4284"/>
    <w:rsid w:val="00D00AE0"/>
    <w:rsid w:val="00D024D4"/>
    <w:rsid w:val="00D04375"/>
    <w:rsid w:val="00D06375"/>
    <w:rsid w:val="00D071CD"/>
    <w:rsid w:val="00D0768A"/>
    <w:rsid w:val="00D13BAF"/>
    <w:rsid w:val="00D13DBF"/>
    <w:rsid w:val="00D14B39"/>
    <w:rsid w:val="00D22336"/>
    <w:rsid w:val="00D230BF"/>
    <w:rsid w:val="00D2795D"/>
    <w:rsid w:val="00D27BA4"/>
    <w:rsid w:val="00D376D9"/>
    <w:rsid w:val="00D432D0"/>
    <w:rsid w:val="00D4425B"/>
    <w:rsid w:val="00D45053"/>
    <w:rsid w:val="00D451FA"/>
    <w:rsid w:val="00D46940"/>
    <w:rsid w:val="00D600BA"/>
    <w:rsid w:val="00D62B0F"/>
    <w:rsid w:val="00D62B62"/>
    <w:rsid w:val="00D67496"/>
    <w:rsid w:val="00D7348F"/>
    <w:rsid w:val="00D744C7"/>
    <w:rsid w:val="00D74FDD"/>
    <w:rsid w:val="00D77CCF"/>
    <w:rsid w:val="00D81377"/>
    <w:rsid w:val="00D81927"/>
    <w:rsid w:val="00D90D9C"/>
    <w:rsid w:val="00D91C2B"/>
    <w:rsid w:val="00D91D9C"/>
    <w:rsid w:val="00D962A5"/>
    <w:rsid w:val="00DA00E4"/>
    <w:rsid w:val="00DA0BB0"/>
    <w:rsid w:val="00DA1763"/>
    <w:rsid w:val="00DA213C"/>
    <w:rsid w:val="00DA4480"/>
    <w:rsid w:val="00DA4BCD"/>
    <w:rsid w:val="00DA5C97"/>
    <w:rsid w:val="00DA7B4B"/>
    <w:rsid w:val="00DB0E98"/>
    <w:rsid w:val="00DB1012"/>
    <w:rsid w:val="00DB106A"/>
    <w:rsid w:val="00DB3F21"/>
    <w:rsid w:val="00DB4284"/>
    <w:rsid w:val="00DB57F7"/>
    <w:rsid w:val="00DB67DB"/>
    <w:rsid w:val="00DC230D"/>
    <w:rsid w:val="00DC39D5"/>
    <w:rsid w:val="00DC52CB"/>
    <w:rsid w:val="00DC52EC"/>
    <w:rsid w:val="00DC59CA"/>
    <w:rsid w:val="00DC6018"/>
    <w:rsid w:val="00DC698B"/>
    <w:rsid w:val="00DD0D29"/>
    <w:rsid w:val="00DD1E61"/>
    <w:rsid w:val="00DD3C72"/>
    <w:rsid w:val="00DD4175"/>
    <w:rsid w:val="00DD4F99"/>
    <w:rsid w:val="00DD7C83"/>
    <w:rsid w:val="00DE1200"/>
    <w:rsid w:val="00DE1C27"/>
    <w:rsid w:val="00DE599C"/>
    <w:rsid w:val="00DE6BDB"/>
    <w:rsid w:val="00DF3EF3"/>
    <w:rsid w:val="00DF5608"/>
    <w:rsid w:val="00DF7F80"/>
    <w:rsid w:val="00E00BAA"/>
    <w:rsid w:val="00E0296B"/>
    <w:rsid w:val="00E02AD2"/>
    <w:rsid w:val="00E03198"/>
    <w:rsid w:val="00E051FA"/>
    <w:rsid w:val="00E06909"/>
    <w:rsid w:val="00E06F80"/>
    <w:rsid w:val="00E07380"/>
    <w:rsid w:val="00E1153C"/>
    <w:rsid w:val="00E11B83"/>
    <w:rsid w:val="00E123E0"/>
    <w:rsid w:val="00E12C6E"/>
    <w:rsid w:val="00E16B3F"/>
    <w:rsid w:val="00E20619"/>
    <w:rsid w:val="00E22D95"/>
    <w:rsid w:val="00E24073"/>
    <w:rsid w:val="00E25B11"/>
    <w:rsid w:val="00E25D1B"/>
    <w:rsid w:val="00E267F7"/>
    <w:rsid w:val="00E26AC3"/>
    <w:rsid w:val="00E27ED3"/>
    <w:rsid w:val="00E323B4"/>
    <w:rsid w:val="00E3567D"/>
    <w:rsid w:val="00E356D8"/>
    <w:rsid w:val="00E40A41"/>
    <w:rsid w:val="00E425FA"/>
    <w:rsid w:val="00E42A42"/>
    <w:rsid w:val="00E42EEA"/>
    <w:rsid w:val="00E443C8"/>
    <w:rsid w:val="00E44578"/>
    <w:rsid w:val="00E4471B"/>
    <w:rsid w:val="00E447CC"/>
    <w:rsid w:val="00E45380"/>
    <w:rsid w:val="00E52C3C"/>
    <w:rsid w:val="00E55A39"/>
    <w:rsid w:val="00E565DE"/>
    <w:rsid w:val="00E567FC"/>
    <w:rsid w:val="00E56E91"/>
    <w:rsid w:val="00E6092F"/>
    <w:rsid w:val="00E609BC"/>
    <w:rsid w:val="00E60FCD"/>
    <w:rsid w:val="00E62169"/>
    <w:rsid w:val="00E6543F"/>
    <w:rsid w:val="00E66107"/>
    <w:rsid w:val="00E6786D"/>
    <w:rsid w:val="00E722D8"/>
    <w:rsid w:val="00E73602"/>
    <w:rsid w:val="00E73E33"/>
    <w:rsid w:val="00E7659B"/>
    <w:rsid w:val="00E901BB"/>
    <w:rsid w:val="00E93232"/>
    <w:rsid w:val="00E96F99"/>
    <w:rsid w:val="00EA24B4"/>
    <w:rsid w:val="00EA29C6"/>
    <w:rsid w:val="00EA671E"/>
    <w:rsid w:val="00EB0722"/>
    <w:rsid w:val="00EB10C6"/>
    <w:rsid w:val="00EB27E6"/>
    <w:rsid w:val="00EB32A8"/>
    <w:rsid w:val="00EB41E4"/>
    <w:rsid w:val="00EB46F0"/>
    <w:rsid w:val="00EB6B46"/>
    <w:rsid w:val="00EB71E6"/>
    <w:rsid w:val="00EC5752"/>
    <w:rsid w:val="00EC580B"/>
    <w:rsid w:val="00EC615C"/>
    <w:rsid w:val="00ED039B"/>
    <w:rsid w:val="00ED2A0C"/>
    <w:rsid w:val="00ED4729"/>
    <w:rsid w:val="00ED6D68"/>
    <w:rsid w:val="00EE09A0"/>
    <w:rsid w:val="00EE3320"/>
    <w:rsid w:val="00EE416B"/>
    <w:rsid w:val="00EE5FA1"/>
    <w:rsid w:val="00EE6484"/>
    <w:rsid w:val="00EF1129"/>
    <w:rsid w:val="00EF16ED"/>
    <w:rsid w:val="00EF4DE6"/>
    <w:rsid w:val="00F0050E"/>
    <w:rsid w:val="00F04509"/>
    <w:rsid w:val="00F05D0D"/>
    <w:rsid w:val="00F067D5"/>
    <w:rsid w:val="00F07F2C"/>
    <w:rsid w:val="00F07FEC"/>
    <w:rsid w:val="00F128F7"/>
    <w:rsid w:val="00F12E79"/>
    <w:rsid w:val="00F13D3B"/>
    <w:rsid w:val="00F15B23"/>
    <w:rsid w:val="00F15DAF"/>
    <w:rsid w:val="00F17965"/>
    <w:rsid w:val="00F225E8"/>
    <w:rsid w:val="00F22871"/>
    <w:rsid w:val="00F27183"/>
    <w:rsid w:val="00F27589"/>
    <w:rsid w:val="00F33C0A"/>
    <w:rsid w:val="00F33CB0"/>
    <w:rsid w:val="00F423C7"/>
    <w:rsid w:val="00F42BA1"/>
    <w:rsid w:val="00F43673"/>
    <w:rsid w:val="00F44F90"/>
    <w:rsid w:val="00F46F4F"/>
    <w:rsid w:val="00F51B49"/>
    <w:rsid w:val="00F533F3"/>
    <w:rsid w:val="00F564EA"/>
    <w:rsid w:val="00F629A4"/>
    <w:rsid w:val="00F66341"/>
    <w:rsid w:val="00F6749B"/>
    <w:rsid w:val="00F67D5F"/>
    <w:rsid w:val="00F71A0D"/>
    <w:rsid w:val="00F72256"/>
    <w:rsid w:val="00F744E5"/>
    <w:rsid w:val="00F75CFC"/>
    <w:rsid w:val="00F768A8"/>
    <w:rsid w:val="00F8254A"/>
    <w:rsid w:val="00F851C3"/>
    <w:rsid w:val="00F877A2"/>
    <w:rsid w:val="00F908AC"/>
    <w:rsid w:val="00F91B3B"/>
    <w:rsid w:val="00F9219C"/>
    <w:rsid w:val="00F92662"/>
    <w:rsid w:val="00F93484"/>
    <w:rsid w:val="00F93A7D"/>
    <w:rsid w:val="00F96161"/>
    <w:rsid w:val="00FA1EA3"/>
    <w:rsid w:val="00FA2AE7"/>
    <w:rsid w:val="00FA60D0"/>
    <w:rsid w:val="00FA76B6"/>
    <w:rsid w:val="00FB5A8D"/>
    <w:rsid w:val="00FB62BC"/>
    <w:rsid w:val="00FB75C8"/>
    <w:rsid w:val="00FB7D13"/>
    <w:rsid w:val="00FC491F"/>
    <w:rsid w:val="00FC522B"/>
    <w:rsid w:val="00FC544E"/>
    <w:rsid w:val="00FC5CE2"/>
    <w:rsid w:val="00FC685D"/>
    <w:rsid w:val="00FC6D5C"/>
    <w:rsid w:val="00FD1963"/>
    <w:rsid w:val="00FD3396"/>
    <w:rsid w:val="00FD7138"/>
    <w:rsid w:val="00FE00F8"/>
    <w:rsid w:val="00FE145D"/>
    <w:rsid w:val="00FE50D8"/>
    <w:rsid w:val="00FE5422"/>
    <w:rsid w:val="00FE6388"/>
    <w:rsid w:val="00FE6559"/>
    <w:rsid w:val="00FE6600"/>
    <w:rsid w:val="00FF0431"/>
    <w:rsid w:val="00FF2CD9"/>
    <w:rsid w:val="00FF54F9"/>
    <w:rsid w:val="04D4537A"/>
    <w:rsid w:val="04F6505B"/>
    <w:rsid w:val="05441916"/>
    <w:rsid w:val="06C923B6"/>
    <w:rsid w:val="07070259"/>
    <w:rsid w:val="074C0564"/>
    <w:rsid w:val="08440B47"/>
    <w:rsid w:val="08E64ABD"/>
    <w:rsid w:val="095B296D"/>
    <w:rsid w:val="09781BE8"/>
    <w:rsid w:val="0A2E3526"/>
    <w:rsid w:val="0BE539E3"/>
    <w:rsid w:val="0D0B3406"/>
    <w:rsid w:val="0D101CE8"/>
    <w:rsid w:val="0D662A93"/>
    <w:rsid w:val="0F754683"/>
    <w:rsid w:val="0F757D18"/>
    <w:rsid w:val="11487555"/>
    <w:rsid w:val="11714A49"/>
    <w:rsid w:val="1176789F"/>
    <w:rsid w:val="129E14EB"/>
    <w:rsid w:val="12B96023"/>
    <w:rsid w:val="13717385"/>
    <w:rsid w:val="13D77E06"/>
    <w:rsid w:val="17471161"/>
    <w:rsid w:val="178933F6"/>
    <w:rsid w:val="183B1D75"/>
    <w:rsid w:val="195B07EC"/>
    <w:rsid w:val="19FC2503"/>
    <w:rsid w:val="1AAE3B00"/>
    <w:rsid w:val="1C3905AA"/>
    <w:rsid w:val="1D4A7BF1"/>
    <w:rsid w:val="1DD672B9"/>
    <w:rsid w:val="1EBB18DF"/>
    <w:rsid w:val="1FCB1873"/>
    <w:rsid w:val="207E7698"/>
    <w:rsid w:val="22211C21"/>
    <w:rsid w:val="226911D2"/>
    <w:rsid w:val="22D857D0"/>
    <w:rsid w:val="24AA2CD7"/>
    <w:rsid w:val="258E5421"/>
    <w:rsid w:val="28403144"/>
    <w:rsid w:val="28750E72"/>
    <w:rsid w:val="28BA4F34"/>
    <w:rsid w:val="29886001"/>
    <w:rsid w:val="2A154F85"/>
    <w:rsid w:val="2AA03197"/>
    <w:rsid w:val="2CED3622"/>
    <w:rsid w:val="2DCB150C"/>
    <w:rsid w:val="2DEF730E"/>
    <w:rsid w:val="2EC908FB"/>
    <w:rsid w:val="2FDB536E"/>
    <w:rsid w:val="31223D54"/>
    <w:rsid w:val="319D784B"/>
    <w:rsid w:val="31F71693"/>
    <w:rsid w:val="31FD53AE"/>
    <w:rsid w:val="326974FE"/>
    <w:rsid w:val="373C0588"/>
    <w:rsid w:val="37491573"/>
    <w:rsid w:val="376C67FD"/>
    <w:rsid w:val="37DA6848"/>
    <w:rsid w:val="38656415"/>
    <w:rsid w:val="39EE42A4"/>
    <w:rsid w:val="3A7E0FD0"/>
    <w:rsid w:val="3A866564"/>
    <w:rsid w:val="3B181C97"/>
    <w:rsid w:val="3CB6735A"/>
    <w:rsid w:val="3D22520F"/>
    <w:rsid w:val="3DE6656C"/>
    <w:rsid w:val="3E737ED2"/>
    <w:rsid w:val="3F063DE8"/>
    <w:rsid w:val="410245AD"/>
    <w:rsid w:val="424E4E99"/>
    <w:rsid w:val="42A514B5"/>
    <w:rsid w:val="439353C2"/>
    <w:rsid w:val="43B1453E"/>
    <w:rsid w:val="43CF4F3E"/>
    <w:rsid w:val="442373ED"/>
    <w:rsid w:val="44B05AD4"/>
    <w:rsid w:val="452F1280"/>
    <w:rsid w:val="47123186"/>
    <w:rsid w:val="480742D2"/>
    <w:rsid w:val="48190138"/>
    <w:rsid w:val="490E42FC"/>
    <w:rsid w:val="49F003FF"/>
    <w:rsid w:val="4A823528"/>
    <w:rsid w:val="4B43760C"/>
    <w:rsid w:val="4B553A84"/>
    <w:rsid w:val="4B9037FE"/>
    <w:rsid w:val="4C09264D"/>
    <w:rsid w:val="4CD10930"/>
    <w:rsid w:val="4D2216FE"/>
    <w:rsid w:val="4DB76880"/>
    <w:rsid w:val="4DC357B4"/>
    <w:rsid w:val="4E40726F"/>
    <w:rsid w:val="4EB7552E"/>
    <w:rsid w:val="4F555775"/>
    <w:rsid w:val="4FBF3CFF"/>
    <w:rsid w:val="4FCB4EE1"/>
    <w:rsid w:val="50876019"/>
    <w:rsid w:val="50DE3AD9"/>
    <w:rsid w:val="52D839CF"/>
    <w:rsid w:val="52F371B2"/>
    <w:rsid w:val="545040F4"/>
    <w:rsid w:val="54E16FA0"/>
    <w:rsid w:val="563F0D23"/>
    <w:rsid w:val="58467A26"/>
    <w:rsid w:val="59030C6A"/>
    <w:rsid w:val="594F5A30"/>
    <w:rsid w:val="5A0D3A31"/>
    <w:rsid w:val="5A6302F2"/>
    <w:rsid w:val="5AB62E24"/>
    <w:rsid w:val="5C137D68"/>
    <w:rsid w:val="5C527324"/>
    <w:rsid w:val="5C5472F8"/>
    <w:rsid w:val="5D9F0BAB"/>
    <w:rsid w:val="5F540AED"/>
    <w:rsid w:val="5F615B39"/>
    <w:rsid w:val="61965DCE"/>
    <w:rsid w:val="62E247E3"/>
    <w:rsid w:val="64004D98"/>
    <w:rsid w:val="64C411EE"/>
    <w:rsid w:val="65621375"/>
    <w:rsid w:val="657E58B0"/>
    <w:rsid w:val="66DA4755"/>
    <w:rsid w:val="66F23522"/>
    <w:rsid w:val="676B7AF3"/>
    <w:rsid w:val="678E35FE"/>
    <w:rsid w:val="68FC7268"/>
    <w:rsid w:val="690E06AD"/>
    <w:rsid w:val="699C36A8"/>
    <w:rsid w:val="6CE3337B"/>
    <w:rsid w:val="6E8E027B"/>
    <w:rsid w:val="6F3518C1"/>
    <w:rsid w:val="703E56EF"/>
    <w:rsid w:val="731257ED"/>
    <w:rsid w:val="747F1ED8"/>
    <w:rsid w:val="74FC5B81"/>
    <w:rsid w:val="76A1798B"/>
    <w:rsid w:val="784F4D5D"/>
    <w:rsid w:val="786E0EA7"/>
    <w:rsid w:val="789D2481"/>
    <w:rsid w:val="7AFB4FDA"/>
    <w:rsid w:val="7B226C07"/>
    <w:rsid w:val="7B46136F"/>
    <w:rsid w:val="7CD65F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B0E2B8"/>
  <w15:docId w15:val="{0ED23DB6-67A5-40FF-AF87-AC4F9DBD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22" w:qFormat="1"/>
    <w:lsdException w:name="Emphasis" w:locked="1"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68A"/>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sz w:val="18"/>
      <w:szCs w:val="18"/>
    </w:rPr>
  </w:style>
  <w:style w:type="paragraph" w:styleId="a5">
    <w:name w:val="annotation text"/>
    <w:basedOn w:val="a"/>
    <w:link w:val="a6"/>
    <w:uiPriority w:val="99"/>
    <w:semiHidden/>
    <w:unhideWhenUsed/>
    <w:qFormat/>
    <w:pPr>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table" w:styleId="ad">
    <w:name w:val="Table Grid"/>
    <w:basedOn w:val="a1"/>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0"/>
    <w:qFormat/>
    <w:locked/>
    <w:rPr>
      <w:i/>
    </w:rPr>
  </w:style>
  <w:style w:type="character" w:styleId="af">
    <w:name w:val="Hyperlink"/>
    <w:basedOn w:val="a0"/>
    <w:uiPriority w:val="99"/>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ac">
    <w:name w:val="页眉 字符"/>
    <w:basedOn w:val="a0"/>
    <w:link w:val="ab"/>
    <w:uiPriority w:val="99"/>
    <w:qFormat/>
    <w:locked/>
    <w:rPr>
      <w:kern w:val="2"/>
      <w:sz w:val="18"/>
      <w:szCs w:val="18"/>
    </w:rPr>
  </w:style>
  <w:style w:type="character" w:customStyle="1" w:styleId="aa">
    <w:name w:val="页脚 字符"/>
    <w:basedOn w:val="a0"/>
    <w:link w:val="a9"/>
    <w:uiPriority w:val="99"/>
    <w:qFormat/>
    <w:locked/>
    <w:rPr>
      <w:kern w:val="2"/>
      <w:sz w:val="18"/>
      <w:szCs w:val="18"/>
    </w:rPr>
  </w:style>
  <w:style w:type="paragraph" w:styleId="af1">
    <w:name w:val="List Paragraph"/>
    <w:basedOn w:val="a"/>
    <w:uiPriority w:val="99"/>
    <w:qFormat/>
    <w:pPr>
      <w:ind w:firstLineChars="200" w:firstLine="420"/>
    </w:pPr>
  </w:style>
  <w:style w:type="character" w:customStyle="1" w:styleId="a8">
    <w:name w:val="批注框文本 字符"/>
    <w:basedOn w:val="a0"/>
    <w:link w:val="a7"/>
    <w:uiPriority w:val="99"/>
    <w:semiHidden/>
    <w:qFormat/>
    <w:rPr>
      <w:kern w:val="2"/>
      <w:sz w:val="18"/>
      <w:szCs w:val="18"/>
    </w:rPr>
  </w:style>
  <w:style w:type="character" w:customStyle="1" w:styleId="a4">
    <w:name w:val="文档结构图 字符"/>
    <w:basedOn w:val="a0"/>
    <w:link w:val="a3"/>
    <w:uiPriority w:val="99"/>
    <w:semiHidden/>
    <w:qFormat/>
    <w:rPr>
      <w:rFonts w:ascii="宋体"/>
      <w:kern w:val="2"/>
      <w:sz w:val="18"/>
      <w:szCs w:val="18"/>
    </w:rPr>
  </w:style>
  <w:style w:type="paragraph" w:customStyle="1" w:styleId="Style13">
    <w:name w:val="_Style 13"/>
    <w:basedOn w:val="a"/>
    <w:next w:val="af1"/>
    <w:uiPriority w:val="34"/>
    <w:qFormat/>
    <w:pPr>
      <w:widowControl/>
      <w:spacing w:line="560" w:lineRule="exact"/>
      <w:ind w:firstLineChars="200" w:firstLine="420"/>
    </w:pPr>
    <w:rPr>
      <w:rFonts w:eastAsia="仿宋"/>
      <w:sz w:val="32"/>
      <w:szCs w:val="22"/>
    </w:rPr>
  </w:style>
  <w:style w:type="paragraph" w:customStyle="1" w:styleId="TAMainText">
    <w:name w:val="TA_Main_Text"/>
    <w:basedOn w:val="a"/>
    <w:qFormat/>
    <w:pPr>
      <w:spacing w:after="60"/>
    </w:pPr>
    <w:rPr>
      <w:kern w:val="21"/>
      <w:szCs w:val="24"/>
    </w:rPr>
  </w:style>
  <w:style w:type="paragraph" w:customStyle="1" w:styleId="EndNoteBibliography">
    <w:name w:val="EndNote Bibliography"/>
    <w:basedOn w:val="a"/>
    <w:qFormat/>
    <w:rPr>
      <w:rFonts w:cs="Times"/>
      <w:kern w:val="21"/>
    </w:rPr>
  </w:style>
  <w:style w:type="paragraph" w:styleId="af2">
    <w:name w:val="Normal (Web)"/>
    <w:basedOn w:val="a"/>
    <w:uiPriority w:val="99"/>
    <w:semiHidden/>
    <w:unhideWhenUsed/>
    <w:qFormat/>
    <w:rsid w:val="002F7171"/>
    <w:pPr>
      <w:widowControl/>
      <w:spacing w:before="100" w:beforeAutospacing="1" w:after="100" w:afterAutospacing="1"/>
      <w:jc w:val="left"/>
    </w:pPr>
    <w:rPr>
      <w:rFonts w:ascii="宋体" w:hAnsi="宋体" w:cs="宋体"/>
      <w:kern w:val="0"/>
      <w:sz w:val="24"/>
      <w:szCs w:val="24"/>
    </w:rPr>
  </w:style>
  <w:style w:type="paragraph" w:customStyle="1" w:styleId="vsbcontentstart">
    <w:name w:val="vsbcontent_start"/>
    <w:basedOn w:val="a"/>
    <w:qFormat/>
    <w:rsid w:val="002F7171"/>
    <w:pPr>
      <w:widowControl/>
      <w:spacing w:before="100" w:beforeAutospacing="1" w:after="100" w:afterAutospacing="1"/>
      <w:jc w:val="left"/>
    </w:pPr>
    <w:rPr>
      <w:rFonts w:ascii="宋体" w:hAnsi="宋体" w:cs="宋体"/>
      <w:kern w:val="0"/>
      <w:sz w:val="24"/>
      <w:szCs w:val="24"/>
    </w:rPr>
  </w:style>
  <w:style w:type="paragraph" w:customStyle="1" w:styleId="1">
    <w:name w:val="正文1"/>
    <w:rsid w:val="00295683"/>
    <w:pPr>
      <w:jc w:val="both"/>
    </w:pPr>
    <w:rPr>
      <w:kern w:val="2"/>
      <w:sz w:val="21"/>
      <w:szCs w:val="21"/>
    </w:rPr>
  </w:style>
  <w:style w:type="character" w:styleId="af3">
    <w:name w:val="Strong"/>
    <w:basedOn w:val="a0"/>
    <w:uiPriority w:val="22"/>
    <w:qFormat/>
    <w:locked/>
    <w:rsid w:val="004616DA"/>
    <w:rPr>
      <w:b/>
      <w:bCs/>
    </w:rPr>
  </w:style>
  <w:style w:type="paragraph" w:styleId="af4">
    <w:name w:val="Revision"/>
    <w:hidden/>
    <w:uiPriority w:val="99"/>
    <w:semiHidden/>
    <w:rsid w:val="00CA2DA0"/>
    <w:rPr>
      <w:kern w:val="2"/>
      <w:sz w:val="21"/>
      <w:szCs w:val="21"/>
    </w:rPr>
  </w:style>
  <w:style w:type="paragraph" w:customStyle="1" w:styleId="2">
    <w:name w:val="正文2"/>
    <w:rsid w:val="009B5556"/>
    <w:pPr>
      <w:jc w:val="both"/>
    </w:pPr>
    <w:rPr>
      <w:kern w:val="2"/>
      <w:sz w:val="21"/>
      <w:szCs w:val="21"/>
    </w:rPr>
  </w:style>
  <w:style w:type="paragraph" w:styleId="af5">
    <w:name w:val="annotation subject"/>
    <w:basedOn w:val="a5"/>
    <w:next w:val="a5"/>
    <w:link w:val="af6"/>
    <w:uiPriority w:val="99"/>
    <w:semiHidden/>
    <w:unhideWhenUsed/>
    <w:rsid w:val="008F70E4"/>
    <w:rPr>
      <w:b/>
      <w:bCs/>
    </w:rPr>
  </w:style>
  <w:style w:type="character" w:customStyle="1" w:styleId="a6">
    <w:name w:val="批注文字 字符"/>
    <w:basedOn w:val="a0"/>
    <w:link w:val="a5"/>
    <w:uiPriority w:val="99"/>
    <w:semiHidden/>
    <w:rsid w:val="008F70E4"/>
    <w:rPr>
      <w:kern w:val="2"/>
      <w:sz w:val="21"/>
      <w:szCs w:val="21"/>
    </w:rPr>
  </w:style>
  <w:style w:type="character" w:customStyle="1" w:styleId="af6">
    <w:name w:val="批注主题 字符"/>
    <w:basedOn w:val="a6"/>
    <w:link w:val="af5"/>
    <w:uiPriority w:val="99"/>
    <w:semiHidden/>
    <w:rsid w:val="008F70E4"/>
    <w:rPr>
      <w:b/>
      <w:bCs/>
      <w:kern w:val="2"/>
      <w:sz w:val="21"/>
      <w:szCs w:val="21"/>
    </w:rPr>
  </w:style>
  <w:style w:type="character" w:styleId="af7">
    <w:name w:val="Placeholder Text"/>
    <w:basedOn w:val="a0"/>
    <w:uiPriority w:val="99"/>
    <w:semiHidden/>
    <w:rsid w:val="0091638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375052">
      <w:bodyDiv w:val="1"/>
      <w:marLeft w:val="0"/>
      <w:marRight w:val="0"/>
      <w:marTop w:val="0"/>
      <w:marBottom w:val="0"/>
      <w:divBdr>
        <w:top w:val="none" w:sz="0" w:space="0" w:color="auto"/>
        <w:left w:val="none" w:sz="0" w:space="0" w:color="auto"/>
        <w:bottom w:val="none" w:sz="0" w:space="0" w:color="auto"/>
        <w:right w:val="none" w:sz="0" w:space="0" w:color="auto"/>
      </w:divBdr>
    </w:div>
    <w:div w:id="690498607">
      <w:bodyDiv w:val="1"/>
      <w:marLeft w:val="0"/>
      <w:marRight w:val="0"/>
      <w:marTop w:val="0"/>
      <w:marBottom w:val="0"/>
      <w:divBdr>
        <w:top w:val="none" w:sz="0" w:space="0" w:color="auto"/>
        <w:left w:val="none" w:sz="0" w:space="0" w:color="auto"/>
        <w:bottom w:val="none" w:sz="0" w:space="0" w:color="auto"/>
        <w:right w:val="none" w:sz="0" w:space="0" w:color="auto"/>
      </w:divBdr>
    </w:div>
    <w:div w:id="711727431">
      <w:bodyDiv w:val="1"/>
      <w:marLeft w:val="0"/>
      <w:marRight w:val="0"/>
      <w:marTop w:val="0"/>
      <w:marBottom w:val="0"/>
      <w:divBdr>
        <w:top w:val="none" w:sz="0" w:space="0" w:color="auto"/>
        <w:left w:val="none" w:sz="0" w:space="0" w:color="auto"/>
        <w:bottom w:val="none" w:sz="0" w:space="0" w:color="auto"/>
        <w:right w:val="none" w:sz="0" w:space="0" w:color="auto"/>
      </w:divBdr>
    </w:div>
    <w:div w:id="758211833">
      <w:bodyDiv w:val="1"/>
      <w:marLeft w:val="0"/>
      <w:marRight w:val="0"/>
      <w:marTop w:val="0"/>
      <w:marBottom w:val="0"/>
      <w:divBdr>
        <w:top w:val="none" w:sz="0" w:space="0" w:color="auto"/>
        <w:left w:val="none" w:sz="0" w:space="0" w:color="auto"/>
        <w:bottom w:val="none" w:sz="0" w:space="0" w:color="auto"/>
        <w:right w:val="none" w:sz="0" w:space="0" w:color="auto"/>
      </w:divBdr>
    </w:div>
    <w:div w:id="960458361">
      <w:bodyDiv w:val="1"/>
      <w:marLeft w:val="0"/>
      <w:marRight w:val="0"/>
      <w:marTop w:val="0"/>
      <w:marBottom w:val="0"/>
      <w:divBdr>
        <w:top w:val="none" w:sz="0" w:space="0" w:color="auto"/>
        <w:left w:val="none" w:sz="0" w:space="0" w:color="auto"/>
        <w:bottom w:val="none" w:sz="0" w:space="0" w:color="auto"/>
        <w:right w:val="none" w:sz="0" w:space="0" w:color="auto"/>
      </w:divBdr>
    </w:div>
    <w:div w:id="961692611">
      <w:bodyDiv w:val="1"/>
      <w:marLeft w:val="0"/>
      <w:marRight w:val="0"/>
      <w:marTop w:val="0"/>
      <w:marBottom w:val="0"/>
      <w:divBdr>
        <w:top w:val="none" w:sz="0" w:space="0" w:color="auto"/>
        <w:left w:val="none" w:sz="0" w:space="0" w:color="auto"/>
        <w:bottom w:val="none" w:sz="0" w:space="0" w:color="auto"/>
        <w:right w:val="none" w:sz="0" w:space="0" w:color="auto"/>
      </w:divBdr>
    </w:div>
    <w:div w:id="1284848168">
      <w:bodyDiv w:val="1"/>
      <w:marLeft w:val="0"/>
      <w:marRight w:val="0"/>
      <w:marTop w:val="0"/>
      <w:marBottom w:val="0"/>
      <w:divBdr>
        <w:top w:val="none" w:sz="0" w:space="0" w:color="auto"/>
        <w:left w:val="none" w:sz="0" w:space="0" w:color="auto"/>
        <w:bottom w:val="none" w:sz="0" w:space="0" w:color="auto"/>
        <w:right w:val="none" w:sz="0" w:space="0" w:color="auto"/>
      </w:divBdr>
    </w:div>
    <w:div w:id="1347443221">
      <w:bodyDiv w:val="1"/>
      <w:marLeft w:val="0"/>
      <w:marRight w:val="0"/>
      <w:marTop w:val="0"/>
      <w:marBottom w:val="0"/>
      <w:divBdr>
        <w:top w:val="none" w:sz="0" w:space="0" w:color="auto"/>
        <w:left w:val="none" w:sz="0" w:space="0" w:color="auto"/>
        <w:bottom w:val="none" w:sz="0" w:space="0" w:color="auto"/>
        <w:right w:val="none" w:sz="0" w:space="0" w:color="auto"/>
      </w:divBdr>
    </w:div>
    <w:div w:id="1370758338">
      <w:bodyDiv w:val="1"/>
      <w:marLeft w:val="0"/>
      <w:marRight w:val="0"/>
      <w:marTop w:val="0"/>
      <w:marBottom w:val="0"/>
      <w:divBdr>
        <w:top w:val="none" w:sz="0" w:space="0" w:color="auto"/>
        <w:left w:val="none" w:sz="0" w:space="0" w:color="auto"/>
        <w:bottom w:val="none" w:sz="0" w:space="0" w:color="auto"/>
        <w:right w:val="none" w:sz="0" w:space="0" w:color="auto"/>
      </w:divBdr>
    </w:div>
    <w:div w:id="2020425592">
      <w:bodyDiv w:val="1"/>
      <w:marLeft w:val="0"/>
      <w:marRight w:val="0"/>
      <w:marTop w:val="0"/>
      <w:marBottom w:val="0"/>
      <w:divBdr>
        <w:top w:val="none" w:sz="0" w:space="0" w:color="auto"/>
        <w:left w:val="none" w:sz="0" w:space="0" w:color="auto"/>
        <w:bottom w:val="none" w:sz="0" w:space="0" w:color="auto"/>
        <w:right w:val="none" w:sz="0" w:space="0" w:color="auto"/>
      </w:divBdr>
    </w:div>
    <w:div w:id="2063553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9.png"/><Relationship Id="rId21" Type="http://schemas.openxmlformats.org/officeDocument/2006/relationships/image" Target="media/image7.emf"/><Relationship Id="rId34" Type="http://schemas.openxmlformats.org/officeDocument/2006/relationships/image" Target="media/image14.png"/><Relationship Id="rId42"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7.png"/><Relationship Id="rId40" Type="http://schemas.openxmlformats.org/officeDocument/2006/relationships/hyperlink" Target="http://sioc-journal.cn/Jwk_yjhx/CN/10.6023/cjoc202100047" TargetMode="External"/><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oleObject10.bin"/><Relationship Id="rId36"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image" Target="media/image6.emf"/><Relationship Id="rId31" Type="http://schemas.openxmlformats.org/officeDocument/2006/relationships/image" Target="media/image1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emf"/><Relationship Id="rId30" Type="http://schemas.openxmlformats.org/officeDocument/2006/relationships/oleObject" Target="embeddings/oleObject11.bin"/><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png"/><Relationship Id="rId38" Type="http://schemas.openxmlformats.org/officeDocument/2006/relationships/image" Target="media/image18.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165BB0-82A8-445B-895E-476E94A44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2121</TotalTime>
  <Pages>28</Pages>
  <Words>5665</Words>
  <Characters>32297</Characters>
  <Application>Microsoft Office Word</Application>
  <DocSecurity>0</DocSecurity>
  <Lines>269</Lines>
  <Paragraphs>75</Paragraphs>
  <ScaleCrop>false</ScaleCrop>
  <Company>nsfc</Company>
  <LinksUpToDate>false</LinksUpToDate>
  <CharactersWithSpaces>37887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面上项目申请书撰写提纲</dc:title>
  <dc:creator>刘容光</dc:creator>
  <cp:lastModifiedBy>石 小飞</cp:lastModifiedBy>
  <cp:revision>690</cp:revision>
  <cp:lastPrinted>2022-01-10T08:24:00Z</cp:lastPrinted>
  <dcterms:created xsi:type="dcterms:W3CDTF">2022-01-06T10:07:00Z</dcterms:created>
  <dcterms:modified xsi:type="dcterms:W3CDTF">2022-02-28T05:08:00Z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